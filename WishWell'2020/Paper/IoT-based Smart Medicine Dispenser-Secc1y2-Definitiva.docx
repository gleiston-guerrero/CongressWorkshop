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D6E" w:rsidRPr="00082675" w:rsidRDefault="00082675">
      <w:pPr>
        <w:pStyle w:val="Ttulo"/>
        <w:rPr>
          <w:lang w:val="en-GB"/>
        </w:rPr>
      </w:pPr>
      <w:bookmarkStart w:id="0" w:name="OLE_LINK504"/>
      <w:r>
        <w:rPr>
          <w:lang w:val="en-GB"/>
        </w:rPr>
        <w:t xml:space="preserve">IoT-based </w:t>
      </w:r>
      <w:r w:rsidRPr="00082675">
        <w:rPr>
          <w:lang w:val="en-GB"/>
        </w:rPr>
        <w:t xml:space="preserve">smart medicine dispenser to control </w:t>
      </w:r>
      <w:r w:rsidR="00E86694">
        <w:rPr>
          <w:lang w:val="en-GB"/>
        </w:rPr>
        <w:t xml:space="preserve">and supervise </w:t>
      </w:r>
      <w:r>
        <w:rPr>
          <w:lang w:val="en-GB"/>
        </w:rPr>
        <w:t>medication intake</w:t>
      </w:r>
      <w:bookmarkEnd w:id="0"/>
    </w:p>
    <w:p w:rsidR="00136816" w:rsidRPr="00DA2150" w:rsidRDefault="00E34AD7" w:rsidP="00136816">
      <w:pPr>
        <w:pStyle w:val="Author"/>
        <w:rPr>
          <w:lang w:val="en-GB"/>
        </w:rPr>
      </w:pPr>
      <w:commentRangeStart w:id="1"/>
      <w:proofErr w:type="spellStart"/>
      <w:r w:rsidRPr="008D1836">
        <w:rPr>
          <w:lang w:val="es-US"/>
        </w:rPr>
        <w:t>Gleiston</w:t>
      </w:r>
      <w:proofErr w:type="spellEnd"/>
      <w:r w:rsidR="00B05D6E" w:rsidRPr="008D1836">
        <w:rPr>
          <w:lang w:val="es-US"/>
        </w:rPr>
        <w:t xml:space="preserve"> </w:t>
      </w:r>
      <w:r w:rsidR="008D1836" w:rsidRPr="008D1836">
        <w:rPr>
          <w:lang w:val="es-US"/>
        </w:rPr>
        <w:t>GUERRERO-</w:t>
      </w:r>
      <w:proofErr w:type="spellStart"/>
      <w:r w:rsidR="008D1836" w:rsidRPr="008D1836">
        <w:rPr>
          <w:lang w:val="es-US"/>
        </w:rPr>
        <w:t>ULLOA</w:t>
      </w:r>
      <w:commentRangeEnd w:id="1"/>
      <w:r w:rsidR="003C2E90">
        <w:rPr>
          <w:rStyle w:val="Refdecomentario"/>
        </w:rPr>
        <w:commentReference w:id="1"/>
      </w:r>
      <w:r w:rsidR="00B05D6E" w:rsidRPr="008D1836">
        <w:rPr>
          <w:vertAlign w:val="superscript"/>
          <w:lang w:val="es-US"/>
        </w:rPr>
        <w:t>a</w:t>
      </w:r>
      <w:proofErr w:type="spellEnd"/>
      <w:r w:rsidR="00B05D6E" w:rsidRPr="008D1836">
        <w:rPr>
          <w:vertAlign w:val="superscript"/>
          <w:lang w:val="es-US"/>
        </w:rPr>
        <w:t>,</w:t>
      </w:r>
      <w:r w:rsidR="00B05D6E" w:rsidRPr="008273DA">
        <w:rPr>
          <w:rStyle w:val="Refdenotaalpie"/>
        </w:rPr>
        <w:footnoteReference w:id="1"/>
      </w:r>
      <w:proofErr w:type="gramStart"/>
      <w:r w:rsidR="008D1836" w:rsidRPr="008D1836">
        <w:rPr>
          <w:lang w:val="es-US"/>
        </w:rPr>
        <w:t>,</w:t>
      </w:r>
      <w:proofErr w:type="gramEnd"/>
      <w:r w:rsidR="008D1836" w:rsidRPr="008D1836">
        <w:rPr>
          <w:lang w:val="es-US"/>
        </w:rPr>
        <w:t xml:space="preserve"> Miguel J. HORNOS</w:t>
      </w:r>
      <w:r w:rsidR="00B05D6E" w:rsidRPr="008D1836">
        <w:rPr>
          <w:sz w:val="8"/>
          <w:szCs w:val="8"/>
          <w:lang w:val="es-US"/>
        </w:rPr>
        <w:t xml:space="preserve"> </w:t>
      </w:r>
      <w:r w:rsidR="00B05D6E" w:rsidRPr="008D1836">
        <w:rPr>
          <w:vertAlign w:val="superscript"/>
          <w:lang w:val="es-US"/>
        </w:rPr>
        <w:t>b</w:t>
      </w:r>
      <w:r w:rsidR="00136816">
        <w:rPr>
          <w:lang w:val="es-US"/>
        </w:rPr>
        <w:t>,</w:t>
      </w:r>
      <w:r w:rsidR="008D1836" w:rsidRPr="008D1836">
        <w:rPr>
          <w:lang w:val="es-US"/>
        </w:rPr>
        <w:t xml:space="preserve"> Carlos RODRÍGUEZ-DOMINGUEZ</w:t>
      </w:r>
      <w:r w:rsidR="008D1836" w:rsidRPr="008D1836">
        <w:rPr>
          <w:sz w:val="8"/>
          <w:szCs w:val="8"/>
          <w:lang w:val="es-US"/>
        </w:rPr>
        <w:t xml:space="preserve"> </w:t>
      </w:r>
      <w:r w:rsidR="008D1836" w:rsidRPr="008D1836">
        <w:rPr>
          <w:vertAlign w:val="superscript"/>
          <w:lang w:val="es-US"/>
        </w:rPr>
        <w:t>b</w:t>
      </w:r>
      <w:r w:rsidR="00136816">
        <w:rPr>
          <w:lang w:val="es-US"/>
        </w:rPr>
        <w:t xml:space="preserve"> and Ma. </w:t>
      </w:r>
      <w:r w:rsidR="00136816" w:rsidRPr="00DA2150">
        <w:rPr>
          <w:lang w:val="en-GB"/>
        </w:rPr>
        <w:t>Mercedes FERNÁNDEZ</w:t>
      </w:r>
      <w:r w:rsidR="00136816" w:rsidRPr="00DA2150">
        <w:rPr>
          <w:sz w:val="8"/>
          <w:szCs w:val="8"/>
          <w:lang w:val="en-GB"/>
        </w:rPr>
        <w:t xml:space="preserve"> </w:t>
      </w:r>
      <w:r w:rsidR="00136816" w:rsidRPr="00DA2150">
        <w:rPr>
          <w:vertAlign w:val="superscript"/>
          <w:lang w:val="en-GB"/>
        </w:rPr>
        <w:t>a</w:t>
      </w:r>
    </w:p>
    <w:p w:rsidR="00B05D6E" w:rsidRPr="00DA2150" w:rsidRDefault="00B05D6E">
      <w:pPr>
        <w:pStyle w:val="Affiliation"/>
        <w:rPr>
          <w:lang w:val="en-GB"/>
        </w:rPr>
      </w:pPr>
      <w:proofErr w:type="gramStart"/>
      <w:r w:rsidRPr="00DA2150">
        <w:rPr>
          <w:i w:val="0"/>
          <w:vertAlign w:val="superscript"/>
          <w:lang w:val="en-GB"/>
        </w:rPr>
        <w:t>a</w:t>
      </w:r>
      <w:proofErr w:type="gramEnd"/>
      <w:r w:rsidRPr="00DA2150">
        <w:rPr>
          <w:sz w:val="8"/>
          <w:szCs w:val="8"/>
          <w:lang w:val="en-GB"/>
        </w:rPr>
        <w:t xml:space="preserve"> </w:t>
      </w:r>
      <w:r w:rsidR="00DA2150" w:rsidRPr="00DA2150">
        <w:rPr>
          <w:lang w:val="en-GB"/>
        </w:rPr>
        <w:t xml:space="preserve">Faculty of Engineering Sciences, </w:t>
      </w:r>
      <w:proofErr w:type="spellStart"/>
      <w:r w:rsidR="00DA2150" w:rsidRPr="00DA2150">
        <w:rPr>
          <w:lang w:val="en-GB"/>
        </w:rPr>
        <w:t>Quevedo</w:t>
      </w:r>
      <w:proofErr w:type="spellEnd"/>
      <w:r w:rsidR="00DA2150" w:rsidRPr="00DA2150">
        <w:rPr>
          <w:lang w:val="en-GB"/>
        </w:rPr>
        <w:t xml:space="preserve"> State Technical University</w:t>
      </w:r>
      <w:r w:rsidR="00DA2150">
        <w:rPr>
          <w:lang w:val="en-GB"/>
        </w:rPr>
        <w:t>, Ecuador</w:t>
      </w:r>
    </w:p>
    <w:p w:rsidR="00B05D6E" w:rsidRPr="008D1836" w:rsidRDefault="00B05D6E">
      <w:pPr>
        <w:pStyle w:val="Affiliation"/>
      </w:pPr>
      <w:proofErr w:type="gramStart"/>
      <w:r w:rsidRPr="008D1836">
        <w:rPr>
          <w:i w:val="0"/>
          <w:vertAlign w:val="superscript"/>
        </w:rPr>
        <w:t>b</w:t>
      </w:r>
      <w:proofErr w:type="gramEnd"/>
      <w:r w:rsidRPr="008D1836">
        <w:rPr>
          <w:sz w:val="8"/>
          <w:szCs w:val="8"/>
        </w:rPr>
        <w:t xml:space="preserve"> </w:t>
      </w:r>
      <w:r w:rsidR="00DA2150">
        <w:t>Software Engineering Department,</w:t>
      </w:r>
      <w:r w:rsidR="00DA2150" w:rsidRPr="008D1836">
        <w:t xml:space="preserve"> </w:t>
      </w:r>
      <w:r w:rsidR="008D1836" w:rsidRPr="008D1836">
        <w:t>University of Grana</w:t>
      </w:r>
      <w:r w:rsidR="00DA2150">
        <w:t>da, Spain</w:t>
      </w:r>
    </w:p>
    <w:p w:rsidR="00DA2150" w:rsidRDefault="00DA2150" w:rsidP="00DA2150">
      <w:pPr>
        <w:pStyle w:val="Abstract"/>
        <w:rPr>
          <w:lang w:val="en-GB"/>
        </w:rPr>
      </w:pPr>
      <w:bookmarkStart w:id="2" w:name="OLE_LINK175"/>
      <w:bookmarkStart w:id="3" w:name="OLE_LINK174"/>
      <w:r>
        <w:rPr>
          <w:b/>
          <w:lang w:val="en-GB"/>
        </w:rPr>
        <w:t>Abstract.</w:t>
      </w:r>
      <w:r>
        <w:rPr>
          <w:lang w:val="en-GB"/>
        </w:rPr>
        <w:t xml:space="preserve"> This paper presents a system consisting of a smart medicine dispenser of </w:t>
      </w:r>
      <w:r w:rsidR="00EC527A">
        <w:rPr>
          <w:lang w:val="en-GB"/>
        </w:rPr>
        <w:t>solid medications (</w:t>
      </w:r>
      <w:r>
        <w:rPr>
          <w:lang w:val="en-GB"/>
        </w:rPr>
        <w:t>pills</w:t>
      </w:r>
      <w:r w:rsidR="00EC527A">
        <w:rPr>
          <w:lang w:val="en-GB"/>
        </w:rPr>
        <w:t>,</w:t>
      </w:r>
      <w:r>
        <w:rPr>
          <w:lang w:val="en-GB"/>
        </w:rPr>
        <w:t xml:space="preserve"> capsules</w:t>
      </w:r>
      <w:proofErr w:type="gramStart"/>
      <w:r w:rsidR="00EC527A">
        <w:rPr>
          <w:lang w:val="en-GB"/>
        </w:rPr>
        <w:t>,…</w:t>
      </w:r>
      <w:proofErr w:type="gramEnd"/>
      <w:r w:rsidR="00EC527A">
        <w:rPr>
          <w:lang w:val="en-GB"/>
        </w:rPr>
        <w:t>)</w:t>
      </w:r>
      <w:r>
        <w:rPr>
          <w:lang w:val="en-GB"/>
        </w:rPr>
        <w:t xml:space="preserve"> and a mobile application for its configuration and management. </w:t>
      </w:r>
      <w:r>
        <w:t xml:space="preserve">The main idea is to offer a solution to </w:t>
      </w:r>
      <w:r w:rsidR="00EC527A">
        <w:t xml:space="preserve">help people </w:t>
      </w:r>
      <w:r w:rsidR="00755E0A">
        <w:t xml:space="preserve">(especially vulnerable ones) </w:t>
      </w:r>
      <w:r w:rsidR="00EC527A">
        <w:t xml:space="preserve">to </w:t>
      </w:r>
      <w:r>
        <w:t>avoid incorrect medication intakes.</w:t>
      </w:r>
      <w:r>
        <w:rPr>
          <w:lang w:val="en-GB"/>
        </w:rPr>
        <w:t xml:space="preserve"> In this regard, the smart dispenser delivers the required medication if two conditions are met: (1) it is the </w:t>
      </w:r>
      <w:r w:rsidR="00755E0A">
        <w:rPr>
          <w:lang w:val="en-GB"/>
        </w:rPr>
        <w:t xml:space="preserve">scheduled </w:t>
      </w:r>
      <w:r>
        <w:rPr>
          <w:lang w:val="en-GB"/>
        </w:rPr>
        <w:t>time for a medication intake, and (2) the person who removes the medication from the dispenser (patient or caregiver) can be identified and is authorized to do so. Person identification and authorization is performed through facial recognition</w:t>
      </w:r>
      <w:r w:rsidR="00755E0A" w:rsidRPr="00755E0A">
        <w:rPr>
          <w:lang w:val="en-GB"/>
        </w:rPr>
        <w:t xml:space="preserve"> </w:t>
      </w:r>
      <w:bookmarkStart w:id="4" w:name="OLE_LINK221"/>
      <w:r w:rsidR="00755E0A">
        <w:rPr>
          <w:lang w:val="en-GB"/>
        </w:rPr>
        <w:t>by the dispenser</w:t>
      </w:r>
      <w:bookmarkEnd w:id="4"/>
      <w:r>
        <w:rPr>
          <w:lang w:val="en-GB"/>
        </w:rPr>
        <w:t xml:space="preserve"> and through a username and a password</w:t>
      </w:r>
      <w:r w:rsidR="00755E0A" w:rsidRPr="00755E0A">
        <w:rPr>
          <w:lang w:val="en-GB"/>
        </w:rPr>
        <w:t xml:space="preserve"> </w:t>
      </w:r>
      <w:bookmarkStart w:id="5" w:name="OLE_LINK222"/>
      <w:r w:rsidR="00755E0A">
        <w:rPr>
          <w:lang w:val="en-GB"/>
        </w:rPr>
        <w:t>by the mobile application</w:t>
      </w:r>
      <w:bookmarkEnd w:id="5"/>
      <w:r>
        <w:rPr>
          <w:lang w:val="en-GB"/>
        </w:rPr>
        <w:t xml:space="preserve">. </w:t>
      </w:r>
      <w:r>
        <w:t xml:space="preserve">Moreover, the system reminds the users whenever a medication intake should take place through mobile notifications and lights and sounds emitted by the dispenser. </w:t>
      </w:r>
      <w:r>
        <w:rPr>
          <w:lang w:val="en-GB"/>
        </w:rPr>
        <w:t xml:space="preserve">The system development has been guided by a Test-Driven Development </w:t>
      </w:r>
      <w:r w:rsidR="00A54C99">
        <w:rPr>
          <w:lang w:val="en-GB"/>
        </w:rPr>
        <w:t>M</w:t>
      </w:r>
      <w:r>
        <w:rPr>
          <w:lang w:val="en-GB"/>
        </w:rPr>
        <w:t>ethodology for Internet of Things</w:t>
      </w:r>
      <w:r w:rsidR="00A050FF">
        <w:rPr>
          <w:lang w:val="en-GB"/>
        </w:rPr>
        <w:t xml:space="preserve"> (</w:t>
      </w:r>
      <w:proofErr w:type="spellStart"/>
      <w:r w:rsidR="00A050FF">
        <w:rPr>
          <w:lang w:val="en-GB"/>
        </w:rPr>
        <w:t>IoT</w:t>
      </w:r>
      <w:proofErr w:type="spellEnd"/>
      <w:r w:rsidR="00A54C99">
        <w:rPr>
          <w:lang w:val="en-GB"/>
        </w:rPr>
        <w:t>)-based</w:t>
      </w:r>
      <w:r>
        <w:rPr>
          <w:lang w:val="en-GB"/>
        </w:rPr>
        <w:t xml:space="preserve"> Systems to promote its quality and reliability.</w:t>
      </w:r>
    </w:p>
    <w:p w:rsidR="00DA2150" w:rsidRDefault="00DA2150" w:rsidP="00DA2150">
      <w:pPr>
        <w:pStyle w:val="Keywords"/>
        <w:rPr>
          <w:lang w:val="en-GB"/>
        </w:rPr>
      </w:pPr>
      <w:proofErr w:type="gramStart"/>
      <w:r>
        <w:rPr>
          <w:b/>
          <w:lang w:val="en-GB"/>
        </w:rPr>
        <w:t>Keywords.</w:t>
      </w:r>
      <w:proofErr w:type="gramEnd"/>
      <w:r>
        <w:rPr>
          <w:lang w:val="en-GB"/>
        </w:rPr>
        <w:t xml:space="preserve"> Smart system, medicine dispenser, </w:t>
      </w:r>
      <w:r w:rsidR="00A54C99">
        <w:rPr>
          <w:lang w:val="en-GB"/>
        </w:rPr>
        <w:t xml:space="preserve">facial recognition, </w:t>
      </w:r>
      <w:r>
        <w:rPr>
          <w:lang w:val="en-GB"/>
        </w:rPr>
        <w:t xml:space="preserve">mobile application, </w:t>
      </w:r>
      <w:bookmarkEnd w:id="2"/>
      <w:bookmarkEnd w:id="3"/>
      <w:r w:rsidR="00092A38">
        <w:rPr>
          <w:lang w:val="en-GB"/>
        </w:rPr>
        <w:t>Internet of Things</w:t>
      </w:r>
      <w:r w:rsidR="00A050FF">
        <w:rPr>
          <w:lang w:val="en-GB"/>
        </w:rPr>
        <w:t xml:space="preserve"> (</w:t>
      </w:r>
      <w:proofErr w:type="spellStart"/>
      <w:r w:rsidR="00A050FF">
        <w:rPr>
          <w:lang w:val="en-GB"/>
        </w:rPr>
        <w:t>IoT</w:t>
      </w:r>
      <w:proofErr w:type="spellEnd"/>
      <w:r w:rsidR="00092A38">
        <w:rPr>
          <w:lang w:val="en-GB"/>
        </w:rPr>
        <w:t>)</w:t>
      </w:r>
      <w:r w:rsidR="008C1EE6">
        <w:rPr>
          <w:lang w:val="en-GB"/>
        </w:rPr>
        <w:t>, elderly</w:t>
      </w:r>
    </w:p>
    <w:p w:rsidR="00B05D6E" w:rsidRDefault="00B05D6E" w:rsidP="00F07FC3">
      <w:pPr>
        <w:pStyle w:val="Ttulo1"/>
      </w:pPr>
      <w:r>
        <w:t>Introduction</w:t>
      </w:r>
    </w:p>
    <w:p w:rsidR="00E34AD7" w:rsidRPr="0088694E" w:rsidRDefault="0088694E" w:rsidP="00E34AD7">
      <w:pPr>
        <w:pStyle w:val="NoindentNormal"/>
        <w:rPr>
          <w:lang w:val="en-GB"/>
        </w:rPr>
      </w:pPr>
      <w:r>
        <w:rPr>
          <w:lang w:val="en-GB"/>
        </w:rPr>
        <w:t>Population ageing is a worldwide concern, due to the system-changing effects that it implies: well-being and social policies, economical sustainability, availability of public services, etc. For example, according to the United Nations</w:t>
      </w:r>
      <w:r w:rsidR="001401AE">
        <w:rPr>
          <w:lang w:val="en-GB"/>
        </w:rPr>
        <w:t xml:space="preserve"> </w:t>
      </w:r>
      <w:r w:rsidR="001401AE" w:rsidRPr="00E34AD7">
        <w:fldChar w:fldCharType="begin" w:fldLock="1"/>
      </w:r>
      <w:r w:rsidR="001401AE" w:rsidRPr="0088694E">
        <w:rPr>
          <w:lang w:val="en-GB"/>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1401AE" w:rsidRPr="00E34AD7">
        <w:fldChar w:fldCharType="separate"/>
      </w:r>
      <w:r w:rsidR="001401AE" w:rsidRPr="0088694E">
        <w:rPr>
          <w:noProof/>
          <w:lang w:val="en-GB"/>
        </w:rPr>
        <w:t>[1]</w:t>
      </w:r>
      <w:r w:rsidR="001401AE" w:rsidRPr="00E34AD7">
        <w:fldChar w:fldCharType="end"/>
      </w:r>
      <w:r>
        <w:rPr>
          <w:lang w:val="en-GB"/>
        </w:rPr>
        <w:t xml:space="preserve">, 36.81% of the forecasted population (16,062,075 </w:t>
      </w:r>
      <w:bookmarkStart w:id="6" w:name="OLE_LINK223"/>
      <w:r w:rsidR="001401AE">
        <w:rPr>
          <w:lang w:val="en-GB"/>
        </w:rPr>
        <w:t>people</w:t>
      </w:r>
      <w:bookmarkEnd w:id="6"/>
      <w:r>
        <w:rPr>
          <w:lang w:val="en-GB"/>
        </w:rPr>
        <w:t>) will be elderly (over 65 years old)</w:t>
      </w:r>
      <w:r w:rsidR="001401AE" w:rsidRPr="001401AE">
        <w:rPr>
          <w:lang w:val="en-GB"/>
        </w:rPr>
        <w:t xml:space="preserve"> </w:t>
      </w:r>
      <w:bookmarkStart w:id="7" w:name="OLE_LINK224"/>
      <w:bookmarkStart w:id="8" w:name="OLE_LINK225"/>
      <w:r w:rsidR="001401AE">
        <w:rPr>
          <w:lang w:val="en-GB"/>
        </w:rPr>
        <w:t>in Spain</w:t>
      </w:r>
      <w:bookmarkEnd w:id="7"/>
      <w:bookmarkEnd w:id="8"/>
      <w:r w:rsidR="003B2283" w:rsidRPr="003B2283">
        <w:rPr>
          <w:lang w:val="en-GB"/>
        </w:rPr>
        <w:t xml:space="preserve"> </w:t>
      </w:r>
      <w:bookmarkStart w:id="9" w:name="OLE_LINK226"/>
      <w:r w:rsidR="003B2283">
        <w:rPr>
          <w:lang w:val="en-GB"/>
        </w:rPr>
        <w:t>by 2050</w:t>
      </w:r>
      <w:bookmarkEnd w:id="9"/>
      <w:r w:rsidR="003B2283">
        <w:rPr>
          <w:lang w:val="en-GB"/>
        </w:rPr>
        <w:t>. Likewise</w:t>
      </w:r>
      <w:r>
        <w:rPr>
          <w:lang w:val="en-GB"/>
        </w:rPr>
        <w:t xml:space="preserve">, 22.35% of the </w:t>
      </w:r>
      <w:r w:rsidR="003B2283">
        <w:rPr>
          <w:lang w:val="en-GB"/>
        </w:rPr>
        <w:t xml:space="preserve">United States of America </w:t>
      </w:r>
      <w:r>
        <w:rPr>
          <w:lang w:val="en-GB"/>
        </w:rPr>
        <w:t xml:space="preserve">population (84,813,265 </w:t>
      </w:r>
      <w:r w:rsidR="001401AE">
        <w:rPr>
          <w:lang w:val="en-GB"/>
        </w:rPr>
        <w:t>people</w:t>
      </w:r>
      <w:r>
        <w:rPr>
          <w:lang w:val="en-GB"/>
        </w:rPr>
        <w:t xml:space="preserve">) </w:t>
      </w:r>
      <w:r w:rsidR="003B2283" w:rsidRPr="003B2283">
        <w:rPr>
          <w:lang w:val="en-GB"/>
        </w:rPr>
        <w:t>will also be elderly</w:t>
      </w:r>
      <w:r w:rsidR="003B2283">
        <w:rPr>
          <w:lang w:val="en-GB"/>
        </w:rPr>
        <w:t xml:space="preserve"> by that year</w:t>
      </w:r>
      <w:r w:rsidR="00E34AD7" w:rsidRPr="0088694E">
        <w:rPr>
          <w:lang w:val="en-GB"/>
        </w:rPr>
        <w:t>.</w:t>
      </w:r>
    </w:p>
    <w:p w:rsidR="00E34AD7" w:rsidRPr="0088694E" w:rsidRDefault="0088694E" w:rsidP="00E34AD7">
      <w:pPr>
        <w:rPr>
          <w:lang w:val="en-GB"/>
        </w:rPr>
      </w:pPr>
      <w:r>
        <w:t xml:space="preserve">Nonetheless, life expectancy is steadily growing every year. According to the data published by the European Commission, life expectancy in Europe in 2018 was between 70.1 (Latvia) and 81.9 years old (Switzerland), and has an average growth of 0.3 years </w:t>
      </w:r>
      <w:r w:rsidR="003B2283">
        <w:t xml:space="preserve">per </w:t>
      </w:r>
      <w:r>
        <w:t>year</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E34AD7" w:rsidRPr="00E34AD7">
        <w:fldChar w:fldCharType="separate"/>
      </w:r>
      <w:r w:rsidR="00E34AD7" w:rsidRPr="0088694E">
        <w:rPr>
          <w:noProof/>
          <w:lang w:val="en-GB"/>
        </w:rPr>
        <w:t>[2]</w:t>
      </w:r>
      <w:r w:rsidR="00E34AD7" w:rsidRPr="00E34AD7">
        <w:fldChar w:fldCharType="end"/>
      </w:r>
      <w:r w:rsidR="00E34AD7" w:rsidRPr="0088694E">
        <w:rPr>
          <w:lang w:val="en-GB"/>
        </w:rPr>
        <w:t xml:space="preserve">. </w:t>
      </w:r>
      <w:r>
        <w:rPr>
          <w:lang w:val="en-GB"/>
        </w:rPr>
        <w:t xml:space="preserve">That is, it could be </w:t>
      </w:r>
      <w:r w:rsidR="00A050FF" w:rsidRPr="0069338C">
        <w:rPr>
          <w:lang w:val="en-GB"/>
        </w:rPr>
        <w:t xml:space="preserve">roughly </w:t>
      </w:r>
      <w:r>
        <w:rPr>
          <w:lang w:val="en-GB"/>
        </w:rPr>
        <w:t>in the range between 80 and 92 years old</w:t>
      </w:r>
      <w:r w:rsidR="003B2283" w:rsidRPr="003B2283">
        <w:rPr>
          <w:lang w:val="en-GB"/>
        </w:rPr>
        <w:t xml:space="preserve"> </w:t>
      </w:r>
      <w:r w:rsidR="003B2283">
        <w:rPr>
          <w:lang w:val="en-GB"/>
        </w:rPr>
        <w:t>by 2050</w:t>
      </w:r>
      <w:r>
        <w:t>.</w:t>
      </w:r>
    </w:p>
    <w:p w:rsidR="00E34AD7" w:rsidRPr="0088694E" w:rsidRDefault="0088694E" w:rsidP="00E34AD7">
      <w:pPr>
        <w:rPr>
          <w:lang w:val="en-GB"/>
        </w:rPr>
      </w:pPr>
      <w:r w:rsidRPr="0088694E">
        <w:rPr>
          <w:lang w:val="en-GB"/>
        </w:rPr>
        <w:t xml:space="preserve">One </w:t>
      </w:r>
      <w:r w:rsidR="00A050FF">
        <w:rPr>
          <w:lang w:val="en-GB"/>
        </w:rPr>
        <w:t xml:space="preserve">of </w:t>
      </w:r>
      <w:r w:rsidRPr="0088694E">
        <w:rPr>
          <w:lang w:val="en-GB"/>
        </w:rPr>
        <w:t xml:space="preserve">the side effects of the </w:t>
      </w:r>
      <w:bookmarkStart w:id="10" w:name="OLE_LINK228"/>
      <w:bookmarkStart w:id="11" w:name="OLE_LINK229"/>
      <w:r w:rsidR="00A050FF" w:rsidRPr="0088694E">
        <w:rPr>
          <w:lang w:val="en-GB"/>
        </w:rPr>
        <w:t xml:space="preserve">population </w:t>
      </w:r>
      <w:r w:rsidRPr="0088694E">
        <w:rPr>
          <w:lang w:val="en-GB"/>
        </w:rPr>
        <w:t xml:space="preserve">ageing </w:t>
      </w:r>
      <w:bookmarkEnd w:id="10"/>
      <w:bookmarkEnd w:id="11"/>
      <w:r w:rsidRPr="0088694E">
        <w:rPr>
          <w:lang w:val="en-GB"/>
        </w:rPr>
        <w:t xml:space="preserve">is the widespread impact of many chronic diseases and conditions: diabetes, high blood pressure, heart conditions, cognitive impairment, etc. </w:t>
      </w:r>
      <w:r>
        <w:t xml:space="preserve">In that sense, researchers are proposing Internet of Things </w:t>
      </w:r>
      <w:r>
        <w:lastRenderedPageBreak/>
        <w:t>(</w:t>
      </w:r>
      <w:proofErr w:type="spellStart"/>
      <w:r>
        <w:t>IoT</w:t>
      </w:r>
      <w:proofErr w:type="spellEnd"/>
      <w:r>
        <w:t>)</w:t>
      </w:r>
      <w:r w:rsidR="00A050FF">
        <w:t>-based</w:t>
      </w:r>
      <w:r>
        <w:t xml:space="preserve"> systems and smart environments to help elderly people to deal with their consequences</w:t>
      </w:r>
      <w:r w:rsidR="00E34AD7" w:rsidRPr="0088694E">
        <w:rPr>
          <w:lang w:val="en-GB"/>
        </w:rPr>
        <w:t xml:space="preserve"> </w:t>
      </w:r>
      <w:r w:rsidR="00E34AD7" w:rsidRPr="00E34AD7">
        <w:fldChar w:fldCharType="begin" w:fldLock="1"/>
      </w:r>
      <w:r w:rsidR="007F1150" w:rsidRPr="0088694E">
        <w:rPr>
          <w:lang w:val="en-GB"/>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w:instrText>
      </w:r>
      <w:r w:rsidR="007F1150" w:rsidRPr="008A01BE">
        <w:rPr>
          <w:lang w:val="en-GB"/>
        </w:rPr>
        <w:instrText>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w:instrText>
      </w:r>
      <w:r w:rsidR="007F1150">
        <w:rPr>
          <w:lang w:val="es-US"/>
        </w:rPr>
        <w:instrText>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w:instrText>
      </w:r>
      <w:r w:rsidR="007F1150" w:rsidRPr="0088694E">
        <w:rPr>
          <w:lang w:val="en-GB"/>
        </w:rPr>
        <w:instrText>":false,"suffix":""},{"dropping-particle":"","family":"Rodríguez-Domínguez","given":"Carlos","non-dropping-particle":"","parse-names":false,"suffix":""},{"dropping-particle":"","family":"Hornos","given":"Miguel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00E34AD7" w:rsidRPr="00E34AD7">
        <w:fldChar w:fldCharType="separate"/>
      </w:r>
      <w:r w:rsidR="007F1150" w:rsidRPr="0088694E">
        <w:rPr>
          <w:noProof/>
          <w:lang w:val="en-GB"/>
        </w:rPr>
        <w:t>[19]–[21]</w:t>
      </w:r>
      <w:r w:rsidR="00E34AD7" w:rsidRPr="00E34AD7">
        <w:fldChar w:fldCharType="end"/>
      </w:r>
      <w:r w:rsidR="00E34AD7" w:rsidRPr="0088694E">
        <w:rPr>
          <w:lang w:val="en-GB"/>
        </w:rPr>
        <w:t>.</w:t>
      </w:r>
      <w:r w:rsidRPr="0088694E">
        <w:rPr>
          <w:lang w:val="en-GB"/>
        </w:rPr>
        <w:t xml:space="preserve"> </w:t>
      </w:r>
      <w:r>
        <w:t xml:space="preserve">One of the aids that these systems can </w:t>
      </w:r>
      <w:r w:rsidR="00A050FF">
        <w:t xml:space="preserve">offer </w:t>
      </w:r>
      <w:r>
        <w:t>is to remind and ease medication intakes.</w:t>
      </w:r>
    </w:p>
    <w:p w:rsidR="00E34AD7" w:rsidRPr="006808BE" w:rsidRDefault="0088694E" w:rsidP="00E34AD7">
      <w:pPr>
        <w:rPr>
          <w:lang w:val="en-GB"/>
        </w:rPr>
      </w:pPr>
      <w:r>
        <w:t xml:space="preserve">Chronic diseases usually require people to intake many different medications at a very steady schedule. </w:t>
      </w:r>
      <w:r w:rsidRPr="0088694E">
        <w:rPr>
          <w:lang w:val="en-GB"/>
        </w:rPr>
        <w:t xml:space="preserve">However, due to cognitive </w:t>
      </w:r>
      <w:r w:rsidR="00A855AC">
        <w:rPr>
          <w:lang w:val="en-GB"/>
        </w:rPr>
        <w:t>decline</w:t>
      </w:r>
      <w:r w:rsidRPr="0088694E">
        <w:rPr>
          <w:lang w:val="en-GB"/>
        </w:rPr>
        <w:t xml:space="preserve">, elderly people are more prone to intake medications in a wrong way (e.g., more or less intakes than expected, at a </w:t>
      </w:r>
      <w:r w:rsidRPr="0088694E">
        <w:rPr>
          <w:lang w:val="en-GB"/>
        </w:rPr>
        <w:t xml:space="preserve">different schedule, mix-up medications, etc.) </w:t>
      </w:r>
      <w:r w:rsidR="001535A4">
        <w:rPr>
          <w:lang w:val="es-US"/>
        </w:rPr>
        <w:fldChar w:fldCharType="begin" w:fldLock="1"/>
      </w:r>
      <w:r w:rsidR="004079BA" w:rsidRPr="006808BE">
        <w:rPr>
          <w:lang w:val="en-GB"/>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1535A4">
        <w:rPr>
          <w:lang w:val="es-US"/>
        </w:rPr>
        <w:fldChar w:fldCharType="separate"/>
      </w:r>
      <w:r w:rsidR="001535A4" w:rsidRPr="006808BE">
        <w:rPr>
          <w:noProof/>
          <w:lang w:val="en-GB"/>
        </w:rPr>
        <w:t>[22]</w:t>
      </w:r>
      <w:r w:rsidR="001535A4">
        <w:rPr>
          <w:lang w:val="es-US"/>
        </w:rPr>
        <w:fldChar w:fldCharType="end"/>
      </w:r>
      <w:r w:rsidRPr="006808BE">
        <w:rPr>
          <w:lang w:val="en-GB"/>
        </w:rPr>
        <w:t xml:space="preserve">. </w:t>
      </w:r>
      <w:bookmarkStart w:id="12" w:name="OLE_LINK193"/>
      <w:bookmarkStart w:id="13" w:name="OLE_LINK194"/>
      <w:r w:rsidRPr="0088694E">
        <w:rPr>
          <w:lang w:val="en-GB"/>
        </w:rPr>
        <w:t>In fact, according to Singh et al.</w:t>
      </w:r>
      <w:r w:rsidR="00A855AC" w:rsidRPr="0088694E">
        <w:rPr>
          <w:lang w:val="en-GB"/>
        </w:rPr>
        <w:t xml:space="preserve"> </w:t>
      </w:r>
      <w:r w:rsidR="00A855AC" w:rsidRPr="00E34AD7">
        <w:fldChar w:fldCharType="begin" w:fldLock="1"/>
      </w:r>
      <w:r w:rsidR="00A855AC" w:rsidRPr="0088694E">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A855AC" w:rsidRPr="00E34AD7">
        <w:fldChar w:fldCharType="separate"/>
      </w:r>
      <w:r w:rsidR="00A855AC" w:rsidRPr="0088694E">
        <w:rPr>
          <w:noProof/>
          <w:lang w:val="en-GB"/>
        </w:rPr>
        <w:t>[33]</w:t>
      </w:r>
      <w:r w:rsidR="00A855AC" w:rsidRPr="00E34AD7">
        <w:fldChar w:fldCharType="end"/>
      </w:r>
      <w:r w:rsidRPr="0088694E">
        <w:rPr>
          <w:lang w:val="en-GB"/>
        </w:rPr>
        <w:t>, an estimated 25% of the elderly population does not intake their medication according to the professional prescription.</w:t>
      </w:r>
      <w:bookmarkEnd w:id="12"/>
      <w:bookmarkEnd w:id="13"/>
      <w:r w:rsidRPr="0088694E">
        <w:rPr>
          <w:lang w:val="en-GB"/>
        </w:rPr>
        <w:t xml:space="preserve"> </w:t>
      </w:r>
      <w:r w:rsidRPr="00013063">
        <w:t xml:space="preserve">A wrong </w:t>
      </w:r>
      <w:r>
        <w:t>medication</w:t>
      </w:r>
      <w:r w:rsidRPr="00013063">
        <w:t xml:space="preserve"> intake can lead to many </w:t>
      </w:r>
      <w:r w:rsidRPr="00013063">
        <w:t xml:space="preserve">negative </w:t>
      </w:r>
      <w:r w:rsidRPr="00013063">
        <w:t>situations</w:t>
      </w:r>
      <w:r>
        <w:t xml:space="preserve">, </w:t>
      </w:r>
      <w:r w:rsidR="00A855AC">
        <w:t>such as</w:t>
      </w:r>
      <w:r>
        <w:t xml:space="preserve"> health worsening, increased amount of hospitalizations, or even a premature death </w:t>
      </w:r>
      <w:r w:rsidR="001535A4" w:rsidRPr="00E34AD7">
        <w:fldChar w:fldCharType="begin" w:fldLock="1"/>
      </w:r>
      <w:r w:rsidR="00CF0E4E" w:rsidRPr="002E5CD7">
        <w:rPr>
          <w:lang w:val="en-GB"/>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w:instrText>
      </w:r>
      <w:r w:rsidR="00CF0E4E">
        <w:rPr>
          <w:lang w:val="es-US"/>
        </w:rPr>
        <w:instrText xml:space="preserve">,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w:instrText>
      </w:r>
      <w:r w:rsidR="00CF0E4E" w:rsidRPr="006808BE">
        <w:rPr>
          <w:lang w:val="en-GB"/>
        </w:rPr>
        <w:instrText>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001535A4" w:rsidRPr="00E34AD7">
        <w:fldChar w:fldCharType="separate"/>
      </w:r>
      <w:r w:rsidR="004079BA" w:rsidRPr="006808BE">
        <w:rPr>
          <w:noProof/>
          <w:lang w:val="en-GB"/>
        </w:rPr>
        <w:t>[23]–[25]</w:t>
      </w:r>
      <w:r w:rsidR="001535A4" w:rsidRPr="00E34AD7">
        <w:fldChar w:fldCharType="end"/>
      </w:r>
      <w:r w:rsidR="001535A4" w:rsidRPr="006808BE">
        <w:rPr>
          <w:lang w:val="en-GB"/>
        </w:rPr>
        <w:t xml:space="preserve">. </w:t>
      </w:r>
    </w:p>
    <w:p w:rsidR="002E5CD7" w:rsidRDefault="002E5CD7" w:rsidP="002E5CD7">
      <w:pPr>
        <w:rPr>
          <w:lang w:val="en-GB"/>
        </w:rPr>
      </w:pPr>
      <w:r>
        <w:t>In this paper</w:t>
      </w:r>
      <w:r w:rsidR="005D6680">
        <w:t>,</w:t>
      </w:r>
      <w:r>
        <w:t xml:space="preserve"> we present a system consisting of a smart medicine dispenser and a mobile application for its configuration and management. </w:t>
      </w:r>
      <w:r w:rsidR="000803FC">
        <w:t xml:space="preserve">The dispenser emits </w:t>
      </w:r>
      <w:bookmarkStart w:id="14" w:name="OLE_LINK232"/>
      <w:r w:rsidR="000803FC">
        <w:t>a sound</w:t>
      </w:r>
      <w:bookmarkEnd w:id="14"/>
      <w:r w:rsidR="000803FC">
        <w:t xml:space="preserve"> and lights </w:t>
      </w:r>
      <w:r w:rsidR="000803FC" w:rsidRPr="00E12C38">
        <w:rPr>
          <w:lang w:val="en-GB"/>
        </w:rPr>
        <w:t>up an LED</w:t>
      </w:r>
      <w:r w:rsidR="000803FC">
        <w:rPr>
          <w:lang w:val="en-GB"/>
        </w:rPr>
        <w:t xml:space="preserve"> to alert the patient that it is time to take his/her medication. When he/she is close to </w:t>
      </w:r>
      <w:r w:rsidR="000803FC">
        <w:t xml:space="preserve">the </w:t>
      </w:r>
      <w:r>
        <w:t xml:space="preserve">smart </w:t>
      </w:r>
      <w:r w:rsidR="00A855AC">
        <w:t xml:space="preserve">medicine </w:t>
      </w:r>
      <w:r>
        <w:t>dispenser</w:t>
      </w:r>
      <w:r w:rsidR="000803FC">
        <w:t>, it</w:t>
      </w:r>
      <w:r>
        <w:t xml:space="preserve"> will identify </w:t>
      </w:r>
      <w:r w:rsidR="000803FC">
        <w:t>him/her</w:t>
      </w:r>
      <w:r>
        <w:t xml:space="preserve"> through facial recognition and deliver the </w:t>
      </w:r>
      <w:bookmarkStart w:id="15" w:name="OLE_LINK230"/>
      <w:r w:rsidR="00A855AC">
        <w:t xml:space="preserve">prescribed </w:t>
      </w:r>
      <w:bookmarkEnd w:id="15"/>
      <w:r>
        <w:t xml:space="preserve">medication. </w:t>
      </w:r>
      <w:r w:rsidR="00992280">
        <w:t>I</w:t>
      </w:r>
      <w:r>
        <w:t>f the medication is not removed during the expected timings</w:t>
      </w:r>
      <w:r w:rsidR="00992280">
        <w:t xml:space="preserve">, a notification is sent to the caregiver </w:t>
      </w:r>
      <w:r w:rsidR="00FF7F89">
        <w:t xml:space="preserve">through the mobile application </w:t>
      </w:r>
      <w:r w:rsidR="00992280">
        <w:t>so that she/he can act consequently</w:t>
      </w:r>
      <w:r>
        <w:t xml:space="preserve">. </w:t>
      </w:r>
      <w:r w:rsidR="003E0D14">
        <w:t>T</w:t>
      </w:r>
      <w:r>
        <w:t xml:space="preserve">he mobile application </w:t>
      </w:r>
      <w:r w:rsidR="00FF7F89">
        <w:t xml:space="preserve">can </w:t>
      </w:r>
      <w:r w:rsidR="003E0D14">
        <w:t xml:space="preserve">also </w:t>
      </w:r>
      <w:r>
        <w:t xml:space="preserve">deliver reminders </w:t>
      </w:r>
      <w:r w:rsidR="00FF7F89">
        <w:t>to those patients able to use a smartphone</w:t>
      </w:r>
      <w:r w:rsidR="000803FC">
        <w:t>. This is useful when</w:t>
      </w:r>
      <w:r>
        <w:t xml:space="preserve"> the</w:t>
      </w:r>
      <w:r w:rsidR="00FF7F89">
        <w:t xml:space="preserve">y </w:t>
      </w:r>
      <w:r w:rsidR="008C21D1">
        <w:t>are</w:t>
      </w:r>
      <w:r>
        <w:t xml:space="preserve"> not close to the dispenser</w:t>
      </w:r>
      <w:r w:rsidR="00FF7F89">
        <w:t xml:space="preserve"> at the schedule time for a medication intake</w:t>
      </w:r>
      <w:r>
        <w:t>. Moreover, it allow</w:t>
      </w:r>
      <w:r w:rsidR="003E0D14">
        <w:t>s</w:t>
      </w:r>
      <w:r>
        <w:t xml:space="preserve"> register</w:t>
      </w:r>
      <w:r w:rsidR="008C21D1">
        <w:t>ing</w:t>
      </w:r>
      <w:r>
        <w:t xml:space="preserve"> several patients, </w:t>
      </w:r>
      <w:r w:rsidR="005D6680">
        <w:t xml:space="preserve">as well as </w:t>
      </w:r>
      <w:r>
        <w:t>manag</w:t>
      </w:r>
      <w:r w:rsidR="005D6680">
        <w:t>ing</w:t>
      </w:r>
      <w:r>
        <w:t xml:space="preserve"> the medication schedule and even multiple smart dispensers.</w:t>
      </w:r>
      <w:r w:rsidR="000803FC">
        <w:t xml:space="preserve"> </w:t>
      </w:r>
    </w:p>
    <w:p w:rsidR="002E5CD7" w:rsidRDefault="002E5CD7" w:rsidP="002E5CD7">
      <w:pPr>
        <w:rPr>
          <w:lang w:val="en-GB"/>
        </w:rPr>
      </w:pPr>
      <w:r>
        <w:rPr>
          <w:lang w:val="en-GB"/>
        </w:rPr>
        <w:t>The remain</w:t>
      </w:r>
      <w:r w:rsidR="003E0D14">
        <w:rPr>
          <w:lang w:val="en-GB"/>
        </w:rPr>
        <w:t>der</w:t>
      </w:r>
      <w:r>
        <w:rPr>
          <w:lang w:val="en-GB"/>
        </w:rPr>
        <w:t xml:space="preserve"> of this paper is structured as follows. Section 2 </w:t>
      </w:r>
      <w:r w:rsidR="003E0D14">
        <w:rPr>
          <w:lang w:val="en-GB"/>
        </w:rPr>
        <w:t xml:space="preserve">presents </w:t>
      </w:r>
      <w:r>
        <w:rPr>
          <w:lang w:val="en-GB"/>
        </w:rPr>
        <w:t xml:space="preserve">some previous works related to smart medicine dispensers. Section 3 describes the proposed system. Finally, Section 4 </w:t>
      </w:r>
      <w:r w:rsidR="003E0D14">
        <w:rPr>
          <w:lang w:val="en-GB"/>
        </w:rPr>
        <w:t xml:space="preserve">outlines </w:t>
      </w:r>
      <w:r>
        <w:rPr>
          <w:lang w:val="en-GB"/>
        </w:rPr>
        <w:t>our conclusions and future work.</w:t>
      </w:r>
    </w:p>
    <w:p w:rsidR="00B05D6E" w:rsidRDefault="002E5CD7">
      <w:pPr>
        <w:pStyle w:val="Ttulo1"/>
        <w:rPr>
          <w:szCs w:val="20"/>
          <w:lang w:eastAsia="en-US"/>
        </w:rPr>
      </w:pPr>
      <w:r>
        <w:rPr>
          <w:lang w:val="en-GB" w:eastAsia="en-US"/>
        </w:rPr>
        <w:t>Related Work</w:t>
      </w:r>
    </w:p>
    <w:p w:rsidR="00B05D6E" w:rsidRPr="002E5CD7" w:rsidRDefault="002E5CD7">
      <w:pPr>
        <w:pStyle w:val="NoindentNormal"/>
        <w:rPr>
          <w:lang w:val="en-GB"/>
        </w:rPr>
      </w:pPr>
      <w:proofErr w:type="spellStart"/>
      <w:r>
        <w:rPr>
          <w:lang w:val="en-GB"/>
        </w:rPr>
        <w:t>IoT</w:t>
      </w:r>
      <w:proofErr w:type="spellEnd"/>
      <w:r>
        <w:rPr>
          <w:lang w:val="en-GB"/>
        </w:rPr>
        <w:t xml:space="preserve"> is a lifestyle transforming computing paradigm </w:t>
      </w:r>
      <w:r>
        <w:rPr>
          <w:lang w:val="en-GB"/>
        </w:rPr>
        <w:fldChar w:fldCharType="begin" w:fldLock="1"/>
      </w:r>
      <w:r>
        <w:rPr>
          <w:lang w:val="en-GB"/>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Pr>
          <w:lang w:val="en-GB"/>
        </w:rPr>
        <w:fldChar w:fldCharType="separate"/>
      </w:r>
      <w:r>
        <w:rPr>
          <w:noProof/>
          <w:lang w:val="en-GB"/>
        </w:rPr>
        <w:t>[39]</w:t>
      </w:r>
      <w:r>
        <w:rPr>
          <w:lang w:val="en-GB"/>
        </w:rPr>
        <w:fldChar w:fldCharType="end"/>
      </w:r>
      <w:r>
        <w:rPr>
          <w:lang w:val="en-GB"/>
        </w:rPr>
        <w:t xml:space="preserve"> that can even lead to the fourth industrial revolution</w:t>
      </w:r>
      <w:r w:rsidR="00E34AD7" w:rsidRPr="002E5CD7">
        <w:rPr>
          <w:lang w:val="en-GB"/>
        </w:rPr>
        <w:t xml:space="preserve"> </w:t>
      </w:r>
      <w:r w:rsidR="00E34AD7" w:rsidRPr="004E7EA5">
        <w:rPr>
          <w:lang w:val="es-US"/>
        </w:rPr>
        <w:fldChar w:fldCharType="begin" w:fldLock="1"/>
      </w:r>
      <w:r w:rsidR="004079BA" w:rsidRPr="002E5CD7">
        <w:rPr>
          <w:lang w:val="en-GB"/>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w:instrText>
      </w:r>
      <w:r w:rsidR="004079BA">
        <w:rPr>
          <w:lang w:val="es-US"/>
        </w:rPr>
        <w:instrText>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w:instrText>
      </w:r>
      <w:r w:rsidR="004079BA" w:rsidRPr="002E5CD7">
        <w:rPr>
          <w:lang w:val="en-GB"/>
        </w:rPr>
        <w:instrText>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00E34AD7" w:rsidRPr="004E7EA5">
        <w:rPr>
          <w:lang w:val="es-US"/>
        </w:rPr>
        <w:fldChar w:fldCharType="separate"/>
      </w:r>
      <w:r w:rsidR="001535A4" w:rsidRPr="002E5CD7">
        <w:rPr>
          <w:noProof/>
          <w:lang w:val="en-GB"/>
        </w:rPr>
        <w:t>[37][38]</w:t>
      </w:r>
      <w:r w:rsidR="00E34AD7" w:rsidRPr="004E7EA5">
        <w:rPr>
          <w:lang w:val="es-US"/>
        </w:rPr>
        <w:fldChar w:fldCharType="end"/>
      </w:r>
      <w:r w:rsidR="00E34AD7" w:rsidRPr="002E5CD7">
        <w:rPr>
          <w:lang w:val="en-GB"/>
        </w:rPr>
        <w:t xml:space="preserve">. </w:t>
      </w:r>
      <w:r>
        <w:rPr>
          <w:lang w:val="en-GB"/>
        </w:rPr>
        <w:t xml:space="preserve">Furthermore, </w:t>
      </w:r>
      <w:proofErr w:type="spellStart"/>
      <w:r>
        <w:rPr>
          <w:lang w:val="en-GB"/>
        </w:rPr>
        <w:t>IoT</w:t>
      </w:r>
      <w:proofErr w:type="spellEnd"/>
      <w:r>
        <w:rPr>
          <w:lang w:val="en-GB"/>
        </w:rPr>
        <w:t xml:space="preserve"> </w:t>
      </w:r>
      <w:r w:rsidR="005C209E">
        <w:rPr>
          <w:lang w:val="en-GB"/>
        </w:rPr>
        <w:t>is</w:t>
      </w:r>
      <w:r>
        <w:rPr>
          <w:lang w:val="en-GB"/>
        </w:rPr>
        <w:t xml:space="preserve"> an opportunity for many researchers to propose smart systems to </w:t>
      </w:r>
      <w:r w:rsidR="00E14358">
        <w:rPr>
          <w:lang w:val="en-GB"/>
        </w:rPr>
        <w:t>help people</w:t>
      </w:r>
      <w:r w:rsidR="00E14358">
        <w:rPr>
          <w:lang w:val="en-GB"/>
        </w:rPr>
        <w:t xml:space="preserve"> in many domains, among them those that </w:t>
      </w:r>
      <w:r w:rsidR="00E14358">
        <w:rPr>
          <w:lang w:val="en-GB"/>
        </w:rPr>
        <w:t>emi</w:t>
      </w:r>
      <w:r w:rsidR="00E14358">
        <w:rPr>
          <w:lang w:val="en-GB"/>
        </w:rPr>
        <w:t>t</w:t>
      </w:r>
      <w:r w:rsidR="00E14358">
        <w:rPr>
          <w:lang w:val="en-GB"/>
        </w:rPr>
        <w:t xml:space="preserve"> </w:t>
      </w:r>
      <w:r>
        <w:rPr>
          <w:lang w:val="en-GB"/>
        </w:rPr>
        <w:t>reminders to people to assist them during their daily life</w:t>
      </w:r>
      <w:r w:rsidR="00E14358">
        <w:rPr>
          <w:lang w:val="en-GB"/>
        </w:rPr>
        <w:t xml:space="preserve"> at home</w:t>
      </w:r>
      <w:r>
        <w:rPr>
          <w:lang w:val="en-GB"/>
        </w:rPr>
        <w:t>.</w:t>
      </w:r>
    </w:p>
    <w:p w:rsidR="002E5CD7" w:rsidRDefault="002E5CD7" w:rsidP="002E5CD7">
      <w:pPr>
        <w:rPr>
          <w:lang w:val="en-GB"/>
        </w:rPr>
      </w:pPr>
      <w:r w:rsidRPr="00486554">
        <w:t>For instance,</w:t>
      </w:r>
      <w:r w:rsidRPr="004B4FB0">
        <w:rPr>
          <w:lang w:val="en-GB"/>
        </w:rPr>
        <w:t xml:space="preserve"> </w:t>
      </w:r>
      <w:r>
        <w:rPr>
          <w:lang w:val="en-GB"/>
        </w:rPr>
        <w:t>a</w:t>
      </w:r>
      <w:r w:rsidR="00186B26">
        <w:rPr>
          <w:lang w:val="en-GB"/>
        </w:rPr>
        <w:t>n</w:t>
      </w:r>
      <w:r>
        <w:rPr>
          <w:lang w:val="en-GB"/>
        </w:rPr>
        <w:t xml:space="preserve"> </w:t>
      </w:r>
      <w:proofErr w:type="spellStart"/>
      <w:r>
        <w:rPr>
          <w:lang w:val="en-GB"/>
        </w:rPr>
        <w:t>IoT</w:t>
      </w:r>
      <w:proofErr w:type="spellEnd"/>
      <w:r w:rsidR="002C09AB">
        <w:rPr>
          <w:lang w:val="en-GB"/>
        </w:rPr>
        <w:t>-based</w:t>
      </w:r>
      <w:r>
        <w:rPr>
          <w:lang w:val="en-GB"/>
        </w:rPr>
        <w:t xml:space="preserve"> system </w:t>
      </w:r>
      <w:bookmarkStart w:id="16" w:name="OLE_LINK235"/>
      <w:r w:rsidR="002C09AB">
        <w:rPr>
          <w:lang w:val="en-GB"/>
        </w:rPr>
        <w:t xml:space="preserve">prototype </w:t>
      </w:r>
      <w:bookmarkEnd w:id="16"/>
      <w:r>
        <w:rPr>
          <w:lang w:val="en-GB"/>
        </w:rPr>
        <w:t>to offer light, sound and voice reminders to elderly people through a chair</w:t>
      </w:r>
      <w:r w:rsidR="002C09AB">
        <w:rPr>
          <w:lang w:val="en-GB"/>
        </w:rPr>
        <w:t xml:space="preserve"> is proposed in </w:t>
      </w:r>
      <w:r w:rsidR="002C09AB" w:rsidRPr="004B4FB0">
        <w:rPr>
          <w:lang w:val="en-GB"/>
        </w:rPr>
        <w:fldChar w:fldCharType="begin" w:fldLock="1"/>
      </w:r>
      <w:r w:rsidR="002C09AB" w:rsidRPr="004B4FB0">
        <w:rPr>
          <w:lang w:val="en-GB"/>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2C09AB" w:rsidRPr="004B4FB0">
        <w:rPr>
          <w:lang w:val="en-GB"/>
        </w:rPr>
        <w:fldChar w:fldCharType="separate"/>
      </w:r>
      <w:r w:rsidR="002C09AB" w:rsidRPr="004B4FB0">
        <w:rPr>
          <w:noProof/>
          <w:lang w:val="en-GB"/>
        </w:rPr>
        <w:t>[22]</w:t>
      </w:r>
      <w:r w:rsidR="002C09AB" w:rsidRPr="004B4FB0">
        <w:rPr>
          <w:lang w:val="en-GB"/>
        </w:rPr>
        <w:fldChar w:fldCharType="end"/>
      </w:r>
      <w:r w:rsidRPr="00486554">
        <w:t>.</w:t>
      </w:r>
      <w:r>
        <w:t xml:space="preserve"> </w:t>
      </w:r>
      <w:r w:rsidRPr="00486554">
        <w:t xml:space="preserve">Another work with the same goal is presented in </w:t>
      </w:r>
      <w:r w:rsidRPr="004B4FB0">
        <w:rPr>
          <w:lang w:val="en-GB"/>
        </w:rPr>
        <w:fldChar w:fldCharType="begin" w:fldLock="1"/>
      </w:r>
      <w:r w:rsidRPr="00486554">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B4FB0">
        <w:rPr>
          <w:lang w:val="en-GB"/>
        </w:rPr>
        <w:fldChar w:fldCharType="separate"/>
      </w:r>
      <w:r w:rsidRPr="00486554">
        <w:rPr>
          <w:noProof/>
        </w:rPr>
        <w:t>[41]</w:t>
      </w:r>
      <w:r w:rsidRPr="004B4FB0">
        <w:rPr>
          <w:lang w:val="en-GB"/>
        </w:rPr>
        <w:fldChar w:fldCharType="end"/>
      </w:r>
      <w:r w:rsidRPr="00486554">
        <w:t>, but using a photo frame to emit a set of reminders that are previou</w:t>
      </w:r>
      <w:r>
        <w:t>sly configured through a mobile application. In both cases, reminders are generic, that is, they do not have a specific</w:t>
      </w:r>
      <w:r>
        <w:rPr>
          <w:lang w:val="en-GB"/>
        </w:rPr>
        <w:t xml:space="preserve"> goal</w:t>
      </w:r>
      <w:r w:rsidRPr="004B4FB0">
        <w:rPr>
          <w:lang w:val="en-GB"/>
        </w:rPr>
        <w:t>.</w:t>
      </w:r>
    </w:p>
    <w:p w:rsidR="002E5CD7" w:rsidRDefault="002E5CD7" w:rsidP="002E5CD7">
      <w:r>
        <w:rPr>
          <w:lang w:val="en-GB"/>
        </w:rPr>
        <w:t xml:space="preserve">Many other systems are specifically designed to deliver medication-related </w:t>
      </w:r>
      <w:r>
        <w:rPr>
          <w:lang w:val="en-GB"/>
        </w:rPr>
        <w:t xml:space="preserve">reminders. However, </w:t>
      </w:r>
      <w:r>
        <w:t xml:space="preserve">in a comparison of some existing medicine dispensers </w:t>
      </w:r>
      <w:bookmarkStart w:id="17" w:name="OLE_LINK236"/>
      <w:r w:rsidR="00186B26">
        <w:rPr>
          <w:lang w:val="en-GB"/>
        </w:rPr>
        <w:fldChar w:fldCharType="begin" w:fldLock="1"/>
      </w:r>
      <w:r w:rsidR="00186B26">
        <w:rPr>
          <w:lang w:val="en-GB"/>
        </w:rPr>
        <w:instrText xml:space="preserve">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w:instrText>
      </w:r>
      <w:r w:rsidR="00186B26">
        <w:instrText>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sidR="00186B26">
        <w:rPr>
          <w:lang w:val="en-GB"/>
        </w:rPr>
        <w:fldChar w:fldCharType="separate"/>
      </w:r>
      <w:r w:rsidR="00186B26">
        <w:rPr>
          <w:noProof/>
        </w:rPr>
        <w:t>[23]</w:t>
      </w:r>
      <w:r w:rsidR="00186B26">
        <w:rPr>
          <w:lang w:val="en-GB"/>
        </w:rPr>
        <w:fldChar w:fldCharType="end"/>
      </w:r>
      <w:bookmarkEnd w:id="17"/>
      <w:r w:rsidR="00186B26">
        <w:rPr>
          <w:lang w:val="en-GB"/>
        </w:rPr>
        <w:t xml:space="preserve">, the </w:t>
      </w:r>
      <w:r w:rsidR="00186B26">
        <w:t xml:space="preserve">conclusion was </w:t>
      </w:r>
      <w:r>
        <w:t xml:space="preserve">that most of the existing proposals do not rely on </w:t>
      </w:r>
      <w:r>
        <w:t>an Internet connection (i.e., they do not allow remote operation) and do not have any user interaction.</w:t>
      </w:r>
    </w:p>
    <w:p w:rsidR="002E5CD7" w:rsidRPr="00104C7F" w:rsidRDefault="00BE7DE1" w:rsidP="002E5CD7">
      <w:pPr>
        <w:rPr>
          <w:lang w:val="en-GB"/>
        </w:rPr>
      </w:pPr>
      <w:r>
        <w:t>Nonetheless, more recent related works do use Internet. For example, a</w:t>
      </w:r>
      <w:r w:rsidR="002E5CD7" w:rsidRPr="004F69FC">
        <w:t xml:space="preserve"> smart medicine flask that delivers reminders according a </w:t>
      </w:r>
      <w:bookmarkStart w:id="18" w:name="OLE_LINK214"/>
      <w:bookmarkStart w:id="19" w:name="OLE_LINK215"/>
      <w:r w:rsidR="002E5CD7" w:rsidRPr="004F69FC">
        <w:t>pre</w:t>
      </w:r>
      <w:r w:rsidR="003C2E90">
        <w:t>-</w:t>
      </w:r>
      <w:r w:rsidR="002E5CD7" w:rsidRPr="004F69FC">
        <w:t>established</w:t>
      </w:r>
      <w:bookmarkEnd w:id="18"/>
      <w:bookmarkEnd w:id="19"/>
      <w:r w:rsidR="002E5CD7" w:rsidRPr="004F69FC">
        <w:t xml:space="preserve"> </w:t>
      </w:r>
      <w:r w:rsidR="002E5CD7">
        <w:t>s</w:t>
      </w:r>
      <w:r w:rsidR="002E5CD7" w:rsidRPr="004F69FC">
        <w:t>chedule</w:t>
      </w:r>
      <w:r w:rsidR="002E5CD7" w:rsidRPr="002E5CD7">
        <w:t xml:space="preserve"> </w:t>
      </w:r>
      <w:r w:rsidR="002E5CD7">
        <w:t xml:space="preserve">is </w:t>
      </w:r>
      <w:r w:rsidR="002E5CD7" w:rsidRPr="004F69FC">
        <w:t>present</w:t>
      </w:r>
      <w:r w:rsidR="002E5CD7">
        <w:t xml:space="preserve">ed in </w:t>
      </w:r>
      <w:bookmarkStart w:id="20" w:name="OLE_LINK208"/>
      <w:r w:rsidR="002E5CD7" w:rsidRPr="004B4FB0">
        <w:rPr>
          <w:lang w:val="en-GB"/>
        </w:rPr>
        <w:fldChar w:fldCharType="begin" w:fldLock="1"/>
      </w:r>
      <w:r w:rsidR="002E5CD7"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w:instrText>
      </w:r>
      <w:r w:rsidR="002E5CD7" w:rsidRPr="004F69FC">
        <w:instrTex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5CD7" w:rsidRPr="004B4FB0">
        <w:rPr>
          <w:lang w:val="en-GB"/>
        </w:rPr>
        <w:fldChar w:fldCharType="separate"/>
      </w:r>
      <w:r w:rsidR="002E5CD7" w:rsidRPr="004F69FC">
        <w:rPr>
          <w:noProof/>
        </w:rPr>
        <w:t>[43]</w:t>
      </w:r>
      <w:r w:rsidR="002E5CD7" w:rsidRPr="004B4FB0">
        <w:rPr>
          <w:lang w:val="en-GB"/>
        </w:rPr>
        <w:fldChar w:fldCharType="end"/>
      </w:r>
      <w:bookmarkEnd w:id="20"/>
      <w:r>
        <w:rPr>
          <w:lang w:val="en-GB"/>
        </w:rPr>
        <w:t>, while a</w:t>
      </w:r>
      <w:r w:rsidR="002E5CD7">
        <w:t xml:space="preserve"> medicine dispenser that delivers medication intake reminders</w:t>
      </w:r>
      <w:r w:rsidR="002E5CD7" w:rsidRPr="002C5D6B">
        <w:t xml:space="preserve"> </w:t>
      </w:r>
      <w:r w:rsidR="002E5CD7">
        <w:t>to</w:t>
      </w:r>
      <w:r w:rsidR="002E5CD7" w:rsidRPr="002C5D6B">
        <w:t xml:space="preserve"> smartphone</w:t>
      </w:r>
      <w:r w:rsidR="002E5CD7">
        <w:t xml:space="preserve">s is proposed in </w:t>
      </w:r>
      <w:r w:rsidR="002E5CD7" w:rsidRPr="004B4FB0">
        <w:rPr>
          <w:lang w:val="en-GB"/>
        </w:rPr>
        <w:fldChar w:fldCharType="begin" w:fldLock="1"/>
      </w:r>
      <w:r w:rsidR="002E5CD7" w:rsidRPr="002C5D6B">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2E5CD7" w:rsidRPr="004B4FB0">
        <w:rPr>
          <w:lang w:val="en-GB"/>
        </w:rPr>
        <w:fldChar w:fldCharType="separate"/>
      </w:r>
      <w:r w:rsidR="002E5CD7" w:rsidRPr="002C5D6B">
        <w:rPr>
          <w:noProof/>
        </w:rPr>
        <w:t>[31]</w:t>
      </w:r>
      <w:r w:rsidR="002E5CD7" w:rsidRPr="004B4FB0">
        <w:rPr>
          <w:lang w:val="en-GB"/>
        </w:rPr>
        <w:fldChar w:fldCharType="end"/>
      </w:r>
      <w:r w:rsidR="002E5CD7" w:rsidRPr="002C5D6B">
        <w:t xml:space="preserve">. </w:t>
      </w:r>
      <w:r w:rsidR="002E5CD7">
        <w:t xml:space="preserve">Other proposals </w:t>
      </w:r>
      <w:r w:rsidR="002E5CD7">
        <w:rPr>
          <w:lang w:val="en-GB"/>
        </w:rPr>
        <w:t>remind medical intakes through the dispenser using sounds</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2E5CD7" w:rsidRPr="004B4FB0">
        <w:rPr>
          <w:lang w:val="en-GB"/>
        </w:rPr>
        <w:fldChar w:fldCharType="separate"/>
      </w:r>
      <w:r w:rsidR="002E5CD7" w:rsidRPr="004B4FB0">
        <w:rPr>
          <w:noProof/>
          <w:lang w:val="en-GB"/>
        </w:rPr>
        <w:t>[31]</w:t>
      </w:r>
      <w:r w:rsidR="002E5CD7" w:rsidRPr="004B4FB0">
        <w:rPr>
          <w:lang w:val="en-GB"/>
        </w:rPr>
        <w:fldChar w:fldCharType="end"/>
      </w:r>
      <w:r w:rsidR="002E5CD7" w:rsidRPr="004B4FB0">
        <w:rPr>
          <w:lang w:val="en-GB"/>
        </w:rPr>
        <w:fldChar w:fldCharType="begin" w:fldLock="1"/>
      </w:r>
      <w:r w:rsidR="002E5CD7" w:rsidRPr="004B4FB0">
        <w:rPr>
          <w:lang w:val="en-GB"/>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2E5CD7" w:rsidRPr="004B4FB0">
        <w:rPr>
          <w:lang w:val="en-GB"/>
        </w:rPr>
        <w:fldChar w:fldCharType="separate"/>
      </w:r>
      <w:r w:rsidR="002E5CD7" w:rsidRPr="004B4FB0">
        <w:rPr>
          <w:noProof/>
          <w:lang w:val="en-GB"/>
        </w:rPr>
        <w:t>[32]</w:t>
      </w:r>
      <w:r w:rsidR="002E5CD7" w:rsidRPr="004B4FB0">
        <w:rPr>
          <w:lang w:val="en-GB"/>
        </w:rPr>
        <w:fldChar w:fldCharType="end"/>
      </w:r>
      <w:r w:rsidR="002E5CD7" w:rsidRPr="004B4FB0">
        <w:rPr>
          <w:lang w:val="en-GB"/>
        </w:rPr>
        <w:fldChar w:fldCharType="begin" w:fldLock="1"/>
      </w:r>
      <w:r w:rsidR="002E5CD7" w:rsidRPr="004B4FB0">
        <w:rPr>
          <w:lang w:val="en-GB"/>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002E5CD7" w:rsidRPr="004B4FB0">
        <w:rPr>
          <w:lang w:val="en-GB"/>
        </w:rPr>
        <w:fldChar w:fldCharType="separate"/>
      </w:r>
      <w:r w:rsidR="002E5CD7" w:rsidRPr="004B4FB0">
        <w:rPr>
          <w:noProof/>
          <w:lang w:val="en-GB"/>
        </w:rPr>
        <w:t>[42]</w:t>
      </w:r>
      <w:r w:rsidR="002E5CD7" w:rsidRPr="004B4FB0">
        <w:rPr>
          <w:lang w:val="en-GB"/>
        </w:rPr>
        <w:fldChar w:fldCharType="end"/>
      </w:r>
      <w:r w:rsidR="002E5CD7" w:rsidRPr="004B4FB0">
        <w:rPr>
          <w:lang w:val="en-GB"/>
        </w:rPr>
        <w:t xml:space="preserve">, </w:t>
      </w:r>
      <w:r w:rsidR="002E5CD7">
        <w:rPr>
          <w:lang w:val="en-GB"/>
        </w:rPr>
        <w:t>lights</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2E5CD7" w:rsidRPr="004B4FB0">
        <w:rPr>
          <w:lang w:val="en-GB"/>
        </w:rPr>
        <w:fldChar w:fldCharType="separate"/>
      </w:r>
      <w:r w:rsidR="002E5CD7" w:rsidRPr="004B4FB0">
        <w:rPr>
          <w:noProof/>
          <w:lang w:val="en-GB"/>
        </w:rPr>
        <w:t>[35]</w:t>
      </w:r>
      <w:r w:rsidR="002E5CD7" w:rsidRPr="004B4FB0">
        <w:rPr>
          <w:lang w:val="en-GB"/>
        </w:rPr>
        <w:fldChar w:fldCharType="end"/>
      </w:r>
      <w:r w:rsidR="002E5CD7" w:rsidRPr="004B4FB0">
        <w:rPr>
          <w:lang w:val="en-GB"/>
        </w:rPr>
        <w:fldChar w:fldCharType="begin" w:fldLock="1"/>
      </w:r>
      <w:r w:rsidR="002E5CD7"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2E5CD7" w:rsidRPr="004B4FB0">
        <w:rPr>
          <w:lang w:val="en-GB"/>
        </w:rPr>
        <w:fldChar w:fldCharType="separate"/>
      </w:r>
      <w:r w:rsidR="002E5CD7" w:rsidRPr="004B4FB0">
        <w:rPr>
          <w:noProof/>
          <w:lang w:val="en-GB"/>
        </w:rPr>
        <w:t>[26]</w:t>
      </w:r>
      <w:r w:rsidR="002E5CD7" w:rsidRPr="004B4FB0">
        <w:rPr>
          <w:lang w:val="en-GB"/>
        </w:rPr>
        <w:fldChar w:fldCharType="end"/>
      </w:r>
      <w:r w:rsidR="002E5CD7" w:rsidRPr="004B4FB0">
        <w:rPr>
          <w:lang w:val="en-GB"/>
        </w:rPr>
        <w:t xml:space="preserve">, </w:t>
      </w:r>
      <w:r w:rsidR="002E5CD7">
        <w:rPr>
          <w:lang w:val="en-GB"/>
        </w:rPr>
        <w:t>or both</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2E5CD7" w:rsidRPr="004B4FB0">
        <w:rPr>
          <w:lang w:val="en-GB"/>
        </w:rPr>
        <w:fldChar w:fldCharType="separate"/>
      </w:r>
      <w:r w:rsidR="002E5CD7" w:rsidRPr="004B4FB0">
        <w:rPr>
          <w:noProof/>
          <w:lang w:val="en-GB"/>
        </w:rPr>
        <w:t>[36]</w:t>
      </w:r>
      <w:r w:rsidR="002E5CD7" w:rsidRPr="004B4FB0">
        <w:rPr>
          <w:lang w:val="en-GB"/>
        </w:rPr>
        <w:fldChar w:fldCharType="end"/>
      </w:r>
      <w:r w:rsidR="002E5CD7" w:rsidRPr="004B4FB0">
        <w:rPr>
          <w:lang w:val="en-GB"/>
        </w:rPr>
        <w:fldChar w:fldCharType="begin" w:fldLock="1"/>
      </w:r>
      <w:r w:rsidR="002E5CD7"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5CD7" w:rsidRPr="004B4FB0">
        <w:rPr>
          <w:lang w:val="en-GB"/>
        </w:rPr>
        <w:fldChar w:fldCharType="separate"/>
      </w:r>
      <w:r w:rsidR="002E5CD7" w:rsidRPr="004B4FB0">
        <w:rPr>
          <w:noProof/>
          <w:lang w:val="en-GB"/>
        </w:rPr>
        <w:t>[43]</w:t>
      </w:r>
      <w:r w:rsidR="002E5CD7" w:rsidRPr="004B4FB0">
        <w:rPr>
          <w:lang w:val="en-GB"/>
        </w:rPr>
        <w:fldChar w:fldCharType="end"/>
      </w:r>
      <w:r w:rsidR="002E5CD7" w:rsidRPr="004B4FB0">
        <w:rPr>
          <w:lang w:val="en-GB"/>
        </w:rPr>
        <w:t xml:space="preserve">. </w:t>
      </w:r>
      <w:r w:rsidR="002E5CD7">
        <w:rPr>
          <w:lang w:val="en-GB"/>
        </w:rPr>
        <w:t>The smart dispensers proposed in</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2E5CD7" w:rsidRPr="004B4FB0">
        <w:rPr>
          <w:lang w:val="en-GB"/>
        </w:rPr>
        <w:fldChar w:fldCharType="separate"/>
      </w:r>
      <w:r w:rsidR="002E5CD7" w:rsidRPr="004B4FB0">
        <w:rPr>
          <w:noProof/>
          <w:lang w:val="en-GB"/>
        </w:rPr>
        <w:t>[24]</w:t>
      </w:r>
      <w:r w:rsidR="002E5CD7" w:rsidRPr="004B4FB0">
        <w:rPr>
          <w:lang w:val="en-GB"/>
        </w:rPr>
        <w:fldChar w:fldCharType="end"/>
      </w:r>
      <w:r w:rsidR="002E5CD7">
        <w:rPr>
          <w:lang w:val="en-GB"/>
        </w:rPr>
        <w:t xml:space="preserve">, </w:t>
      </w:r>
      <w:r w:rsidR="002E5CD7" w:rsidRPr="004B4FB0">
        <w:rPr>
          <w:lang w:val="en-GB"/>
        </w:rPr>
        <w:fldChar w:fldCharType="begin" w:fldLock="1"/>
      </w:r>
      <w:r w:rsidR="002E5CD7"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2E5CD7" w:rsidRPr="004B4FB0">
        <w:rPr>
          <w:lang w:val="en-GB"/>
        </w:rPr>
        <w:fldChar w:fldCharType="separate"/>
      </w:r>
      <w:r w:rsidR="002E5CD7" w:rsidRPr="004B4FB0">
        <w:rPr>
          <w:noProof/>
          <w:lang w:val="en-GB"/>
        </w:rPr>
        <w:t>[26]</w:t>
      </w:r>
      <w:r w:rsidR="002E5CD7" w:rsidRPr="004B4FB0">
        <w:rPr>
          <w:lang w:val="en-GB"/>
        </w:rPr>
        <w:fldChar w:fldCharType="end"/>
      </w:r>
      <w:r w:rsidR="002E5CD7">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2E5CD7" w:rsidRPr="004B4FB0">
        <w:rPr>
          <w:lang w:val="en-GB"/>
        </w:rPr>
        <w:fldChar w:fldCharType="separate"/>
      </w:r>
      <w:r w:rsidR="002E5CD7" w:rsidRPr="004B4FB0">
        <w:rPr>
          <w:noProof/>
          <w:lang w:val="en-GB"/>
        </w:rPr>
        <w:t>[31]</w:t>
      </w:r>
      <w:r w:rsidR="002E5CD7" w:rsidRPr="004B4FB0">
        <w:rPr>
          <w:lang w:val="en-GB"/>
        </w:rPr>
        <w:fldChar w:fldCharType="end"/>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2E5CD7" w:rsidRPr="004B4FB0">
        <w:rPr>
          <w:lang w:val="en-GB"/>
        </w:rPr>
        <w:fldChar w:fldCharType="separate"/>
      </w:r>
      <w:r w:rsidR="002E5CD7" w:rsidRPr="004B4FB0">
        <w:rPr>
          <w:noProof/>
          <w:lang w:val="en-GB"/>
        </w:rPr>
        <w:t>[33]</w:t>
      </w:r>
      <w:r w:rsidR="002E5CD7" w:rsidRPr="004B4FB0">
        <w:rPr>
          <w:lang w:val="en-GB"/>
        </w:rPr>
        <w:fldChar w:fldCharType="end"/>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2E5CD7" w:rsidRPr="004B4FB0">
        <w:rPr>
          <w:lang w:val="en-GB"/>
        </w:rPr>
        <w:fldChar w:fldCharType="separate"/>
      </w:r>
      <w:r w:rsidR="002E5CD7" w:rsidRPr="004B4FB0">
        <w:rPr>
          <w:noProof/>
          <w:lang w:val="en-GB"/>
        </w:rPr>
        <w:t>[36]</w:t>
      </w:r>
      <w:r w:rsidR="002E5CD7" w:rsidRPr="004B4FB0">
        <w:rPr>
          <w:lang w:val="en-GB"/>
        </w:rPr>
        <w:fldChar w:fldCharType="end"/>
      </w:r>
      <w:r w:rsidR="002E5CD7" w:rsidRPr="004B4FB0">
        <w:rPr>
          <w:lang w:val="en-GB"/>
        </w:rPr>
        <w:t xml:space="preserve"> </w:t>
      </w:r>
      <w:r w:rsidR="002E5CD7">
        <w:rPr>
          <w:lang w:val="en-GB"/>
        </w:rPr>
        <w:t>and</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5CD7" w:rsidRPr="004B4FB0">
        <w:rPr>
          <w:lang w:val="en-GB"/>
        </w:rPr>
        <w:fldChar w:fldCharType="separate"/>
      </w:r>
      <w:r w:rsidR="002E5CD7" w:rsidRPr="004B4FB0">
        <w:rPr>
          <w:noProof/>
          <w:lang w:val="en-GB"/>
        </w:rPr>
        <w:t>[43]</w:t>
      </w:r>
      <w:r w:rsidR="002E5CD7" w:rsidRPr="004B4FB0">
        <w:rPr>
          <w:lang w:val="en-GB"/>
        </w:rPr>
        <w:fldChar w:fldCharType="end"/>
      </w:r>
      <w:r w:rsidR="002E5CD7" w:rsidRPr="004B4FB0">
        <w:rPr>
          <w:lang w:val="en-GB"/>
        </w:rPr>
        <w:t xml:space="preserve"> </w:t>
      </w:r>
      <w:r w:rsidR="002E5CD7">
        <w:rPr>
          <w:lang w:val="en-GB"/>
        </w:rPr>
        <w:t>do not</w:t>
      </w:r>
      <w:r w:rsidR="002E5CD7" w:rsidRPr="004B4FB0">
        <w:rPr>
          <w:lang w:val="en-GB"/>
        </w:rPr>
        <w:t xml:space="preserve"> implement</w:t>
      </w:r>
      <w:r w:rsidR="002E5CD7">
        <w:rPr>
          <w:lang w:val="en-GB"/>
        </w:rPr>
        <w:t xml:space="preserve"> person detection to know if the patient is physically close to the dispenser</w:t>
      </w:r>
      <w:r w:rsidR="002E5CD7" w:rsidRPr="004B4FB0">
        <w:rPr>
          <w:lang w:val="en-GB"/>
        </w:rPr>
        <w:t xml:space="preserve">. </w:t>
      </w:r>
      <w:r w:rsidR="002E5CD7" w:rsidRPr="00541A6D">
        <w:t xml:space="preserve">In </w:t>
      </w:r>
      <w:r w:rsidR="002E5CD7" w:rsidRPr="004B4FB0">
        <w:rPr>
          <w:lang w:val="en-GB"/>
        </w:rPr>
        <w:fldChar w:fldCharType="begin" w:fldLock="1"/>
      </w:r>
      <w:r w:rsidR="002E5CD7" w:rsidRPr="00541A6D">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2E5CD7" w:rsidRPr="004B4FB0">
        <w:rPr>
          <w:lang w:val="en-GB"/>
        </w:rPr>
        <w:fldChar w:fldCharType="separate"/>
      </w:r>
      <w:r w:rsidR="002E5CD7" w:rsidRPr="00541A6D">
        <w:rPr>
          <w:noProof/>
        </w:rPr>
        <w:t>[32]</w:t>
      </w:r>
      <w:r w:rsidR="002E5CD7" w:rsidRPr="004B4FB0">
        <w:rPr>
          <w:lang w:val="en-GB"/>
        </w:rPr>
        <w:fldChar w:fldCharType="end"/>
      </w:r>
      <w:r w:rsidR="002E5CD7" w:rsidRPr="00541A6D">
        <w:t xml:space="preserve">, patient presence is detected using infrared, and in </w:t>
      </w:r>
      <w:r w:rsidR="002E5CD7" w:rsidRPr="004B4FB0">
        <w:rPr>
          <w:lang w:val="en-GB"/>
        </w:rPr>
        <w:fldChar w:fldCharType="begin" w:fldLock="1"/>
      </w:r>
      <w:r w:rsidR="002E5CD7" w:rsidRPr="00541A6D">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w:instrText>
      </w:r>
      <w:r w:rsidR="002E5CD7" w:rsidRPr="004B4FB0">
        <w:rPr>
          <w:lang w:val="en-GB"/>
        </w:rPr>
        <w:instrText>:"8"},"uris":["http://www.mendeley.com/documents/?uuid=1827eb40-25b7-33f3-8052-9c4089c1fa30"]}],"mendeley":{"formattedCitation":"[34]","plainTextFormattedCitation":"[34]","previouslyFormattedCitation":"[34]"},"properties":{"noteIndex":0},"schema":"https://github.com/citation-style-language/schema/raw/master/csl-citation.json"}</w:instrText>
      </w:r>
      <w:r w:rsidR="002E5CD7" w:rsidRPr="004B4FB0">
        <w:rPr>
          <w:lang w:val="en-GB"/>
        </w:rPr>
        <w:fldChar w:fldCharType="separate"/>
      </w:r>
      <w:r w:rsidR="002E5CD7" w:rsidRPr="004B4FB0">
        <w:rPr>
          <w:noProof/>
          <w:lang w:val="en-GB"/>
        </w:rPr>
        <w:t>[34]</w:t>
      </w:r>
      <w:r w:rsidR="002E5CD7" w:rsidRPr="004B4FB0">
        <w:rPr>
          <w:lang w:val="en-GB"/>
        </w:rPr>
        <w:fldChar w:fldCharType="end"/>
      </w:r>
      <w:r w:rsidR="002E5CD7" w:rsidRPr="004B4FB0">
        <w:rPr>
          <w:lang w:val="en-GB"/>
        </w:rPr>
        <w:t xml:space="preserve"> </w:t>
      </w:r>
      <w:r w:rsidR="002E5CD7">
        <w:rPr>
          <w:lang w:val="en-GB"/>
        </w:rPr>
        <w:t>and</w:t>
      </w:r>
      <w:r w:rsidR="002E5CD7" w:rsidRPr="004B4FB0">
        <w:rPr>
          <w:lang w:val="en-GB"/>
        </w:rPr>
        <w:t xml:space="preserve"> </w:t>
      </w:r>
      <w:r w:rsidR="002E5CD7" w:rsidRPr="004B4FB0">
        <w:rPr>
          <w:lang w:val="en-GB"/>
        </w:rPr>
        <w:fldChar w:fldCharType="begin" w:fldLock="1"/>
      </w:r>
      <w:r w:rsidR="002E5CD7"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2E5CD7" w:rsidRPr="004B4FB0">
        <w:rPr>
          <w:lang w:val="en-GB"/>
        </w:rPr>
        <w:fldChar w:fldCharType="separate"/>
      </w:r>
      <w:r w:rsidR="002E5CD7" w:rsidRPr="004B4FB0">
        <w:rPr>
          <w:noProof/>
          <w:lang w:val="en-GB"/>
        </w:rPr>
        <w:t>[35]</w:t>
      </w:r>
      <w:r w:rsidR="002E5CD7" w:rsidRPr="004B4FB0">
        <w:rPr>
          <w:lang w:val="en-GB"/>
        </w:rPr>
        <w:fldChar w:fldCharType="end"/>
      </w:r>
      <w:r w:rsidR="00186B26">
        <w:rPr>
          <w:lang w:val="en-GB"/>
        </w:rPr>
        <w:t>,</w:t>
      </w:r>
      <w:r w:rsidR="002E5CD7" w:rsidRPr="004B4FB0">
        <w:rPr>
          <w:lang w:val="en-GB"/>
        </w:rPr>
        <w:t xml:space="preserve"> </w:t>
      </w:r>
      <w:r w:rsidR="002E5CD7">
        <w:rPr>
          <w:lang w:val="en-GB"/>
        </w:rPr>
        <w:t>using</w:t>
      </w:r>
      <w:r w:rsidR="002E5CD7" w:rsidRPr="004B4FB0">
        <w:rPr>
          <w:lang w:val="en-GB"/>
        </w:rPr>
        <w:t xml:space="preserve"> </w:t>
      </w:r>
      <w:r w:rsidR="002E5CD7">
        <w:rPr>
          <w:lang w:val="en-GB"/>
        </w:rPr>
        <w:t>ultrasounds</w:t>
      </w:r>
      <w:r w:rsidR="002E5CD7" w:rsidRPr="004B4FB0">
        <w:rPr>
          <w:lang w:val="en-GB"/>
        </w:rPr>
        <w:t xml:space="preserve">. </w:t>
      </w:r>
      <w:r w:rsidR="00986DF0" w:rsidRPr="00986DF0">
        <w:rPr>
          <w:lang w:val="en-GB"/>
        </w:rPr>
        <w:t>In [24] and [33]</w:t>
      </w:r>
      <w:r w:rsidR="00986DF0">
        <w:rPr>
          <w:lang w:val="en-GB"/>
        </w:rPr>
        <w:t>,</w:t>
      </w:r>
      <w:r w:rsidR="00986DF0" w:rsidRPr="00986DF0">
        <w:rPr>
          <w:lang w:val="en-GB"/>
        </w:rPr>
        <w:t xml:space="preserve"> the vital signs of the patient are detected to deliver the med</w:t>
      </w:r>
      <w:r w:rsidR="00986DF0">
        <w:rPr>
          <w:lang w:val="en-GB"/>
        </w:rPr>
        <w:t>ication only when is necessary</w:t>
      </w:r>
      <w:r w:rsidR="00986DF0">
        <w:rPr>
          <w:lang w:val="en-GB"/>
        </w:rPr>
        <w:t>,</w:t>
      </w:r>
      <w:r w:rsidR="002E5CD7">
        <w:rPr>
          <w:lang w:val="en-GB"/>
        </w:rPr>
        <w:t xml:space="preserve"> </w:t>
      </w:r>
      <w:r w:rsidR="00986DF0">
        <w:rPr>
          <w:lang w:val="en-GB"/>
        </w:rPr>
        <w:t xml:space="preserve">although </w:t>
      </w:r>
      <w:r w:rsidR="00DF1186">
        <w:rPr>
          <w:lang w:val="en-GB"/>
        </w:rPr>
        <w:t>these</w:t>
      </w:r>
      <w:r w:rsidR="00986DF0">
        <w:rPr>
          <w:lang w:val="en-GB"/>
        </w:rPr>
        <w:t xml:space="preserve"> systems</w:t>
      </w:r>
      <w:r w:rsidR="00DF1186">
        <w:rPr>
          <w:lang w:val="en-GB"/>
        </w:rPr>
        <w:t xml:space="preserve"> </w:t>
      </w:r>
      <w:r w:rsidR="002E5CD7">
        <w:rPr>
          <w:lang w:val="en-GB"/>
        </w:rPr>
        <w:t xml:space="preserve">do not </w:t>
      </w:r>
      <w:bookmarkStart w:id="21" w:name="_GoBack"/>
      <w:bookmarkEnd w:id="21"/>
      <w:r w:rsidR="002E5CD7">
        <w:rPr>
          <w:lang w:val="en-GB"/>
        </w:rPr>
        <w:t>emit reminders</w:t>
      </w:r>
      <w:r w:rsidR="00986DF0">
        <w:rPr>
          <w:lang w:val="en-GB"/>
        </w:rPr>
        <w:t xml:space="preserve"> to users</w:t>
      </w:r>
      <w:r w:rsidR="002E5CD7">
        <w:rPr>
          <w:lang w:val="en-GB"/>
        </w:rPr>
        <w:t xml:space="preserve">. </w:t>
      </w:r>
    </w:p>
    <w:p w:rsidR="003C2E90" w:rsidRPr="004B4FB0" w:rsidRDefault="003C2E90" w:rsidP="003C2E90">
      <w:pPr>
        <w:rPr>
          <w:lang w:val="en-GB"/>
        </w:rPr>
      </w:pPr>
      <w:r w:rsidRPr="00944837">
        <w:t xml:space="preserve">The dispenser proposed in </w:t>
      </w:r>
      <w:r w:rsidRPr="004B4FB0">
        <w:rPr>
          <w:lang w:val="en-GB"/>
        </w:rPr>
        <w:fldChar w:fldCharType="begin" w:fldLock="1"/>
      </w:r>
      <w:r w:rsidRPr="00944837">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944837">
        <w:rPr>
          <w:noProof/>
        </w:rPr>
        <w:t>[34]</w:t>
      </w:r>
      <w:r w:rsidRPr="004B4FB0">
        <w:rPr>
          <w:lang w:val="en-GB"/>
        </w:rPr>
        <w:fldChar w:fldCharType="end"/>
      </w:r>
      <w:r w:rsidRPr="00944837">
        <w:t xml:space="preserve"> is oriented towards autonomous people, since the patient itself must specify the medication and intake schedule, and the patient </w:t>
      </w:r>
      <w:r>
        <w:t>is responsible of</w:t>
      </w:r>
      <w:r w:rsidRPr="00944837">
        <w:t xml:space="preserve"> be</w:t>
      </w:r>
      <w:r>
        <w:t>ing</w:t>
      </w:r>
      <w:r w:rsidRPr="00944837">
        <w:t xml:space="preserve"> close to the dispenser </w:t>
      </w:r>
      <w:bookmarkStart w:id="22" w:name="OLE_LINK237"/>
      <w:r w:rsidRPr="00944837">
        <w:t>at the right timing.</w:t>
      </w:r>
      <w:bookmarkEnd w:id="22"/>
    </w:p>
    <w:p w:rsidR="003C2E90" w:rsidRDefault="003C2E90" w:rsidP="003C2E90">
      <w:pPr>
        <w:rPr>
          <w:lang w:val="en-GB"/>
        </w:rPr>
      </w:pPr>
      <w:r w:rsidRPr="00944837">
        <w:t xml:space="preserve">Other works do not guarantee if </w:t>
      </w:r>
      <w:r>
        <w:t>it is the correct</w:t>
      </w:r>
      <w:r w:rsidRPr="00944837">
        <w:t xml:space="preserve"> patient </w:t>
      </w:r>
      <w:r>
        <w:t xml:space="preserve">who </w:t>
      </w:r>
      <w:r w:rsidRPr="00944837">
        <w:t>really removes the m</w:t>
      </w:r>
      <w:r>
        <w:t>edication from the dispenser</w:t>
      </w:r>
      <w:r w:rsidRPr="00944837">
        <w:t xml:space="preserve">. </w:t>
      </w:r>
      <w:r w:rsidRPr="00E538FA">
        <w:t xml:space="preserve">In </w:t>
      </w:r>
      <w:r w:rsidRPr="004B4FB0">
        <w:rPr>
          <w:lang w:val="en-GB"/>
        </w:rPr>
        <w:fldChar w:fldCharType="begin" w:fldLock="1"/>
      </w:r>
      <w:r w:rsidRPr="00E538FA">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sidRPr="004B4FB0">
        <w:rPr>
          <w:lang w:val="en-GB"/>
        </w:rPr>
        <w:fldChar w:fldCharType="separate"/>
      </w:r>
      <w:r w:rsidRPr="00E538FA">
        <w:rPr>
          <w:noProof/>
        </w:rPr>
        <w:t>[32] and [35]</w:t>
      </w:r>
      <w:r w:rsidRPr="004B4FB0">
        <w:rPr>
          <w:lang w:val="en-GB"/>
        </w:rPr>
        <w:fldChar w:fldCharType="end"/>
      </w:r>
      <w:r>
        <w:rPr>
          <w:lang w:val="en-GB"/>
        </w:rPr>
        <w:t xml:space="preserve">, the medication can be removed by any </w:t>
      </w:r>
      <w:r>
        <w:rPr>
          <w:lang w:val="en-GB"/>
        </w:rPr>
        <w:t xml:space="preserve">person who is close to the dispenser at the right time. Other works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fldChar w:fldCharType="begin" w:fldLock="1"/>
      </w:r>
      <w:r w:rsidRPr="004B4FB0">
        <w:rPr>
          <w:lang w:val="en-GB"/>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Pr>
          <w:lang w:val="en-GB"/>
        </w:rPr>
        <w:t xml:space="preserve"> </w:t>
      </w:r>
      <w:r>
        <w:rPr>
          <w:lang w:val="en-GB"/>
        </w:rPr>
        <w:t xml:space="preserve">try to identify the user, but the proposed mechanisms are easy to overcome. In </w:t>
      </w:r>
      <w:r w:rsidRPr="004B4FB0">
        <w:rPr>
          <w:lang w:val="en-GB"/>
        </w:rPr>
        <w:fldChar w:fldCharType="begin" w:fldLock="1"/>
      </w:r>
      <w:r w:rsidRPr="00E538FA">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E538FA">
        <w:rPr>
          <w:noProof/>
        </w:rPr>
        <w:t>[24]</w:t>
      </w:r>
      <w:r w:rsidRPr="004B4FB0">
        <w:rPr>
          <w:lang w:val="en-GB"/>
        </w:rPr>
        <w:fldChar w:fldCharType="end"/>
      </w:r>
      <w:r>
        <w:rPr>
          <w:lang w:val="en-GB"/>
        </w:rPr>
        <w:t xml:space="preserve">, fingerprint detection is used to identify the patient, but it requires that the person has </w:t>
      </w:r>
      <w:r>
        <w:rPr>
          <w:lang w:val="en-GB"/>
        </w:rPr>
        <w:t xml:space="preserve">enough skills and abilities to </w:t>
      </w:r>
      <w:r w:rsidR="00F75C11">
        <w:rPr>
          <w:lang w:val="en-GB"/>
        </w:rPr>
        <w:t xml:space="preserve">interact with </w:t>
      </w:r>
      <w:r>
        <w:rPr>
          <w:lang w:val="en-GB"/>
        </w:rPr>
        <w:t>the system.</w:t>
      </w:r>
    </w:p>
    <w:p w:rsidR="003C2E90" w:rsidRPr="002963B5" w:rsidRDefault="003C2E90" w:rsidP="003C2E90">
      <w:r>
        <w:rPr>
          <w:lang w:val="en-GB"/>
        </w:rPr>
        <w:t xml:space="preserve">Previous works have motivated us to propose a new smart medicine dispenser that is able to deliver notifications to both </w:t>
      </w:r>
      <w:r w:rsidR="00F75C11">
        <w:rPr>
          <w:lang w:val="en-GB"/>
        </w:rPr>
        <w:t xml:space="preserve">dependents (mainly </w:t>
      </w:r>
      <w:r>
        <w:rPr>
          <w:lang w:val="en-GB"/>
        </w:rPr>
        <w:t>elderly people</w:t>
      </w:r>
      <w:r w:rsidR="00F75C11">
        <w:rPr>
          <w:lang w:val="en-GB"/>
        </w:rPr>
        <w:t>)</w:t>
      </w:r>
      <w:r>
        <w:rPr>
          <w:lang w:val="en-GB"/>
        </w:rPr>
        <w:t xml:space="preserve"> and caregivers, automatically provide the </w:t>
      </w:r>
      <w:r w:rsidR="00F75C11">
        <w:rPr>
          <w:lang w:val="en-GB"/>
        </w:rPr>
        <w:t xml:space="preserve">prescribed </w:t>
      </w:r>
      <w:r>
        <w:rPr>
          <w:lang w:val="en-GB"/>
        </w:rPr>
        <w:t xml:space="preserve">medication </w:t>
      </w:r>
      <w:r w:rsidR="00F75C11">
        <w:rPr>
          <w:lang w:val="en-GB"/>
        </w:rPr>
        <w:t>on</w:t>
      </w:r>
      <w:r>
        <w:rPr>
          <w:lang w:val="en-GB"/>
        </w:rPr>
        <w:t xml:space="preserve"> </w:t>
      </w:r>
      <w:r>
        <w:rPr>
          <w:lang w:val="en-GB"/>
        </w:rPr>
        <w:t xml:space="preserve">schedule, ensures user </w:t>
      </w:r>
      <w:r>
        <w:rPr>
          <w:lang w:val="en-GB"/>
        </w:rPr>
        <w:t xml:space="preserve">authentication and is easy to </w:t>
      </w:r>
      <w:r w:rsidR="00F75C11">
        <w:rPr>
          <w:lang w:val="en-GB"/>
        </w:rPr>
        <w:t>interact with it</w:t>
      </w:r>
      <w:r>
        <w:rPr>
          <w:lang w:val="en-GB"/>
        </w:rPr>
        <w:t xml:space="preserve">. A smartphone application will </w:t>
      </w:r>
      <w:r>
        <w:rPr>
          <w:lang w:val="en-GB"/>
        </w:rPr>
        <w:t>complement the dispenser operation by allowing remote notifications and its configuration and management.</w:t>
      </w:r>
    </w:p>
    <w:p w:rsidR="00E34AD7" w:rsidRDefault="00274F9B" w:rsidP="00C1537C">
      <w:pPr>
        <w:pStyle w:val="Ttulo1"/>
        <w:rPr>
          <w:szCs w:val="20"/>
          <w:lang w:eastAsia="en-US"/>
        </w:rPr>
      </w:pPr>
      <w:bookmarkStart w:id="23" w:name="OLE_LINK3"/>
      <w:bookmarkStart w:id="24" w:name="OLE_LINK4"/>
      <w:bookmarkStart w:id="25" w:name="_Hlk38434549"/>
      <w:r>
        <w:rPr>
          <w:lang w:eastAsia="en-US"/>
        </w:rPr>
        <w:t xml:space="preserve">Features of </w:t>
      </w:r>
      <w:r w:rsidR="00C04AFC">
        <w:rPr>
          <w:lang w:eastAsia="en-US"/>
        </w:rPr>
        <w:t xml:space="preserve">the </w:t>
      </w:r>
      <w:r w:rsidR="00CC6E42">
        <w:rPr>
          <w:lang w:eastAsia="en-US"/>
        </w:rPr>
        <w:t>Proposed System</w:t>
      </w:r>
      <w:bookmarkEnd w:id="23"/>
      <w:bookmarkEnd w:id="24"/>
    </w:p>
    <w:bookmarkEnd w:id="25"/>
    <w:p w:rsidR="00C65650" w:rsidRPr="00C65650" w:rsidRDefault="004F440E" w:rsidP="00E34AD7">
      <w:pPr>
        <w:pStyle w:val="NoindentNormal"/>
        <w:rPr>
          <w:lang w:val="en-GB"/>
        </w:rPr>
      </w:pPr>
      <w:r w:rsidRPr="004F440E">
        <w:rPr>
          <w:lang w:val="en-GB"/>
        </w:rPr>
        <w:t xml:space="preserve">The system we propose is made up of a network of sensors and actuators with a gateway implemented in a Raspberry Pi B </w:t>
      </w:r>
      <w:r w:rsidR="00C65650">
        <w:rPr>
          <w:lang w:val="en-GB"/>
        </w:rPr>
        <w:t>single-</w:t>
      </w:r>
      <w:r w:rsidRPr="004F440E">
        <w:rPr>
          <w:lang w:val="en-GB"/>
        </w:rPr>
        <w:t xml:space="preserve">board computer. </w:t>
      </w:r>
      <w:r w:rsidR="00C65650" w:rsidRPr="00C65650">
        <w:rPr>
          <w:lang w:val="en-GB"/>
        </w:rPr>
        <w:t xml:space="preserve">All this forms a </w:t>
      </w:r>
      <w:commentRangeStart w:id="26"/>
      <w:r w:rsidR="00C65650" w:rsidRPr="00C65650">
        <w:rPr>
          <w:lang w:val="en-GB"/>
        </w:rPr>
        <w:t>wireless sensor network</w:t>
      </w:r>
      <w:commentRangeEnd w:id="26"/>
      <w:r w:rsidR="00175F4F">
        <w:rPr>
          <w:rStyle w:val="Refdecomentario"/>
        </w:rPr>
        <w:commentReference w:id="26"/>
      </w:r>
      <w:r w:rsidR="00C65650" w:rsidRPr="00C65650">
        <w:rPr>
          <w:lang w:val="en-GB"/>
        </w:rPr>
        <w:t xml:space="preserve"> </w:t>
      </w:r>
      <w:r w:rsidR="00E34AD7" w:rsidRPr="00BC17AB">
        <w:rPr>
          <w:lang w:val="en-GB"/>
        </w:rPr>
        <w:t xml:space="preserve">(WSN) </w:t>
      </w:r>
      <w:r w:rsidR="00E34AD7">
        <w:rPr>
          <w:lang w:val="es-US"/>
        </w:rPr>
        <w:fldChar w:fldCharType="begin" w:fldLock="1"/>
      </w:r>
      <w:r w:rsidR="00CF0E4E" w:rsidRPr="00BC17AB">
        <w:rPr>
          <w:lang w:val="en-GB"/>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w:instrText>
      </w:r>
      <w:r w:rsidR="00CF0E4E">
        <w:rPr>
          <w:lang w:val="es-US"/>
        </w:rPr>
        <w:instrText>.),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Sánchez","given":"M.;","non-dropping-particle":"","parse-names":false,"suffix":""}],"id":"ITEM-2","issued":{"date-parts":[["2019","8","29"]]},"page":"41-55","publisher":"Springer, Cham","title":"IoT-Based System to Help Care for Dependent Elderly","type":"paper-conference","volume":"895"},"uris":["http://www.mendeley.com/documents/?uuid=18b2db8a-e9b5-3c44-a296-dd133c0e04fa"]},{"id":"ITEM-3","itemData":{"DOI":"10.1109/ICSSIT.2018.8748601","ISBN":"9781538658734","abstract":"Health related problems are becoming the major issue in today's world , every other person seems to be undergoing mor</w:instrText>
      </w:r>
      <w:r w:rsidR="00CF0E4E" w:rsidRPr="00C65650">
        <w:rPr>
          <w:lang w:val="en-GB"/>
        </w:rPr>
        <w:instrText>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2018","id":"ITEM-3","issued":{"date-parts":[["2018"]]},"page":"410-414","title":"Smart medicine dispenser","type":"paper-conference"},"uris":["http://www.mendeley.com/documents/?uuid=194d545e-e55d-480d-b7b4-385de2e8e1b6"]}],"mendeley":{"formattedCitation":"[19], [32], [45]","plainTextFormattedCitation":"[19], [32], [45]","previouslyFormattedCitation":"[19], [32], [45], [46]"},"properties":{"noteIndex":0},"schema":"https://github.com/citation-style-language/schema/raw/master/csl-citation.json"}</w:instrText>
      </w:r>
      <w:r w:rsidR="00E34AD7">
        <w:rPr>
          <w:lang w:val="es-US"/>
        </w:rPr>
        <w:fldChar w:fldCharType="separate"/>
      </w:r>
      <w:r w:rsidR="00CF0E4E" w:rsidRPr="00C65650">
        <w:rPr>
          <w:noProof/>
          <w:lang w:val="en-GB"/>
        </w:rPr>
        <w:t>[19][32][45]</w:t>
      </w:r>
      <w:r w:rsidR="00E34AD7">
        <w:rPr>
          <w:lang w:val="es-US"/>
        </w:rPr>
        <w:fldChar w:fldCharType="end"/>
      </w:r>
      <w:r w:rsidR="00C65650" w:rsidRPr="00C65650">
        <w:rPr>
          <w:lang w:val="en-GB"/>
        </w:rPr>
        <w:t>, which</w:t>
      </w:r>
      <w:bookmarkStart w:id="27" w:name="OLE_LINK507"/>
      <w:r w:rsidR="00C65650" w:rsidRPr="00C65650">
        <w:rPr>
          <w:lang w:val="en-GB"/>
        </w:rPr>
        <w:t xml:space="preserve"> is integrated with a mobile application that allows the system data management and that provides an </w:t>
      </w:r>
      <w:r w:rsidR="00C65650">
        <w:rPr>
          <w:lang w:val="en-GB"/>
        </w:rPr>
        <w:t xml:space="preserve">intuitive </w:t>
      </w:r>
      <w:r w:rsidR="00C65650" w:rsidRPr="00C65650">
        <w:rPr>
          <w:lang w:val="en-GB"/>
        </w:rPr>
        <w:t xml:space="preserve">interface </w:t>
      </w:r>
      <w:r w:rsidR="00C65650">
        <w:rPr>
          <w:lang w:val="en-GB"/>
        </w:rPr>
        <w:t xml:space="preserve">to be used by the </w:t>
      </w:r>
      <w:r w:rsidR="00C65650" w:rsidRPr="00C65650">
        <w:rPr>
          <w:lang w:val="en-GB"/>
        </w:rPr>
        <w:t>end users</w:t>
      </w:r>
      <w:r w:rsidR="00AC67C7">
        <w:rPr>
          <w:lang w:val="en-GB"/>
        </w:rPr>
        <w:t>, i.e. the patients</w:t>
      </w:r>
      <w:r w:rsidR="00C65650">
        <w:rPr>
          <w:lang w:val="en-GB"/>
        </w:rPr>
        <w:t xml:space="preserve"> and/or their care</w:t>
      </w:r>
      <w:r w:rsidR="00AC67C7">
        <w:rPr>
          <w:lang w:val="en-GB"/>
        </w:rPr>
        <w:t>give</w:t>
      </w:r>
      <w:r w:rsidR="00C65650">
        <w:rPr>
          <w:lang w:val="en-GB"/>
        </w:rPr>
        <w:t>rs</w:t>
      </w:r>
      <w:r w:rsidR="00C65650" w:rsidRPr="00C65650">
        <w:rPr>
          <w:lang w:val="en-GB"/>
        </w:rPr>
        <w:t xml:space="preserve">. </w:t>
      </w:r>
      <w:bookmarkEnd w:id="27"/>
    </w:p>
    <w:p w:rsidR="004079BA" w:rsidRPr="00DA2150" w:rsidRDefault="00F220CE" w:rsidP="004079BA">
      <w:pPr>
        <w:rPr>
          <w:lang w:val="en-GB"/>
        </w:rPr>
      </w:pPr>
      <w:r w:rsidRPr="00F220CE">
        <w:rPr>
          <w:lang w:val="en-GB"/>
        </w:rPr>
        <w:t>To develop th</w:t>
      </w:r>
      <w:r>
        <w:rPr>
          <w:lang w:val="en-GB"/>
        </w:rPr>
        <w:t xml:space="preserve">is </w:t>
      </w:r>
      <w:r w:rsidRPr="00F220CE">
        <w:rPr>
          <w:lang w:val="en-GB"/>
        </w:rPr>
        <w:t>system</w:t>
      </w:r>
      <w:r>
        <w:rPr>
          <w:lang w:val="en-GB"/>
        </w:rPr>
        <w:t xml:space="preserve">, we have </w:t>
      </w:r>
      <w:r w:rsidRPr="00F220CE">
        <w:rPr>
          <w:lang w:val="en-GB"/>
        </w:rPr>
        <w:t xml:space="preserve">followed the Test-Driven Development Methodology for </w:t>
      </w:r>
      <w:proofErr w:type="spellStart"/>
      <w:r w:rsidRPr="00F220CE">
        <w:rPr>
          <w:lang w:val="en-GB"/>
        </w:rPr>
        <w:t>IoT</w:t>
      </w:r>
      <w:proofErr w:type="spellEnd"/>
      <w:r w:rsidRPr="00F220CE">
        <w:rPr>
          <w:lang w:val="en-GB"/>
        </w:rPr>
        <w:t xml:space="preserve">-based Systems </w:t>
      </w:r>
      <w:r w:rsidR="004079BA" w:rsidRPr="00F220CE">
        <w:rPr>
          <w:lang w:val="en-GB"/>
        </w:rPr>
        <w:t xml:space="preserve">(TDDM4IoTS) </w:t>
      </w:r>
      <w:r w:rsidR="004079BA">
        <w:rPr>
          <w:lang w:val="es-US"/>
        </w:rPr>
        <w:fldChar w:fldCharType="begin" w:fldLock="1"/>
      </w:r>
      <w:r w:rsidR="00CF0E4E" w:rsidRPr="00F220CE">
        <w:rPr>
          <w:lang w:val="en-GB"/>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w:instrText>
      </w:r>
      <w:r w:rsidR="00CF0E4E" w:rsidRPr="00DA2150">
        <w:rPr>
          <w:lang w:val="en-GB"/>
        </w:rPr>
        <w:instrText>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w:instrText>
      </w:r>
      <w:r w:rsidR="00CF0E4E">
        <w:rPr>
          <w:lang w:val="es-US"/>
        </w:rPr>
        <w:instrText>x":0},"schema":"https://github.com/citation-style-language/schema/raw/master/csl-citation.json"}</w:instrText>
      </w:r>
      <w:r w:rsidR="004079BA">
        <w:rPr>
          <w:lang w:val="es-US"/>
        </w:rPr>
        <w:fldChar w:fldCharType="separate"/>
      </w:r>
      <w:r w:rsidR="004079BA" w:rsidRPr="004079BA">
        <w:rPr>
          <w:noProof/>
          <w:lang w:val="es-US"/>
        </w:rPr>
        <w:t>[21]</w:t>
      </w:r>
      <w:r w:rsidR="004079BA">
        <w:rPr>
          <w:lang w:val="es-US"/>
        </w:rPr>
        <w:fldChar w:fldCharType="end"/>
      </w:r>
      <w:r w:rsidR="007D0B21">
        <w:rPr>
          <w:lang w:val="es-US"/>
        </w:rPr>
        <w:t xml:space="preserve">. </w:t>
      </w:r>
      <w:r w:rsidR="00175F4F" w:rsidRPr="00175F4F">
        <w:rPr>
          <w:lang w:val="en-GB"/>
        </w:rPr>
        <w:t>As proof of concept</w:t>
      </w:r>
      <w:r w:rsidR="00175F4F">
        <w:rPr>
          <w:lang w:val="en-GB"/>
        </w:rPr>
        <w:t>,</w:t>
      </w:r>
      <w:r w:rsidR="00175F4F" w:rsidRPr="00175F4F">
        <w:rPr>
          <w:lang w:val="en-GB"/>
        </w:rPr>
        <w:t xml:space="preserve"> we have </w:t>
      </w:r>
      <w:r w:rsidR="00175F4F">
        <w:rPr>
          <w:lang w:val="en-GB"/>
        </w:rPr>
        <w:t>developed</w:t>
      </w:r>
      <w:r w:rsidR="00175F4F" w:rsidRPr="00175F4F">
        <w:rPr>
          <w:lang w:val="en-GB"/>
        </w:rPr>
        <w:t xml:space="preserve"> a first prototype of the system</w:t>
      </w:r>
      <w:r w:rsidR="00175F4F">
        <w:rPr>
          <w:lang w:val="en-GB"/>
        </w:rPr>
        <w:t>,</w:t>
      </w:r>
      <w:r w:rsidR="00175F4F" w:rsidRPr="00175F4F">
        <w:rPr>
          <w:lang w:val="en-GB"/>
        </w:rPr>
        <w:t xml:space="preserve"> which we are currently evaluating with a real patient who is undergoing medical treatment for diabetes.</w:t>
      </w:r>
      <w:r w:rsidR="00175F4F">
        <w:rPr>
          <w:lang w:val="en-GB"/>
        </w:rPr>
        <w:t xml:space="preserve"> </w:t>
      </w:r>
      <w:r w:rsidR="00175F4F" w:rsidRPr="00175F4F">
        <w:rPr>
          <w:lang w:val="en-GB"/>
        </w:rPr>
        <w:t xml:space="preserve">This person must take the medications shown in </w:t>
      </w:r>
      <w:r w:rsidR="00175F4F" w:rsidRPr="00175F4F">
        <w:rPr>
          <w:bCs/>
          <w:lang w:val="es-US"/>
        </w:rPr>
        <w:fldChar w:fldCharType="begin"/>
      </w:r>
      <w:r w:rsidR="00175F4F" w:rsidRPr="00175F4F">
        <w:rPr>
          <w:bCs/>
          <w:lang w:val="en-GB"/>
        </w:rPr>
        <w:instrText xml:space="preserve"> REF _Ref38133693 \h  \* MERGEFORMAT </w:instrText>
      </w:r>
      <w:r w:rsidR="00175F4F" w:rsidRPr="00175F4F">
        <w:rPr>
          <w:bCs/>
          <w:lang w:val="es-US"/>
        </w:rPr>
      </w:r>
      <w:r w:rsidR="00175F4F" w:rsidRPr="00175F4F">
        <w:rPr>
          <w:bCs/>
          <w:lang w:val="es-US"/>
        </w:rPr>
        <w:fldChar w:fldCharType="separate"/>
      </w:r>
      <w:r w:rsidR="00175F4F" w:rsidRPr="00175F4F">
        <w:rPr>
          <w:bCs/>
          <w:lang w:val="en-GB"/>
        </w:rPr>
        <w:t xml:space="preserve">Table </w:t>
      </w:r>
      <w:r w:rsidR="00175F4F" w:rsidRPr="00175F4F">
        <w:rPr>
          <w:bCs/>
          <w:noProof/>
          <w:lang w:val="en-GB"/>
        </w:rPr>
        <w:t>1</w:t>
      </w:r>
      <w:r w:rsidR="00175F4F" w:rsidRPr="00175F4F">
        <w:rPr>
          <w:bCs/>
          <w:lang w:val="es-US"/>
        </w:rPr>
        <w:fldChar w:fldCharType="end"/>
      </w:r>
      <w:r w:rsidR="00175F4F" w:rsidRPr="00175F4F">
        <w:rPr>
          <w:bCs/>
          <w:lang w:val="en-GB"/>
        </w:rPr>
        <w:t>,</w:t>
      </w:r>
      <w:r w:rsidR="00175F4F" w:rsidRPr="00175F4F">
        <w:rPr>
          <w:lang w:val="en-GB"/>
        </w:rPr>
        <w:t xml:space="preserve"> which also details the doses and time</w:t>
      </w:r>
      <w:r w:rsidR="00175F4F">
        <w:rPr>
          <w:lang w:val="en-GB"/>
        </w:rPr>
        <w:t>table in which</w:t>
      </w:r>
      <w:r w:rsidR="00175F4F" w:rsidRPr="00175F4F">
        <w:rPr>
          <w:lang w:val="en-GB"/>
        </w:rPr>
        <w:t xml:space="preserve"> </w:t>
      </w:r>
      <w:r w:rsidR="00175F4F">
        <w:rPr>
          <w:lang w:val="en-GB"/>
        </w:rPr>
        <w:t xml:space="preserve">she has to </w:t>
      </w:r>
      <w:r w:rsidR="00175F4F" w:rsidRPr="00175F4F">
        <w:rPr>
          <w:lang w:val="en-GB"/>
        </w:rPr>
        <w:t>take</w:t>
      </w:r>
      <w:r w:rsidR="00AC67C7">
        <w:rPr>
          <w:lang w:val="en-GB"/>
        </w:rPr>
        <w:t xml:space="preserve"> them</w:t>
      </w:r>
      <w:r w:rsidR="00175F4F" w:rsidRPr="00175F4F">
        <w:rPr>
          <w:lang w:val="en-GB"/>
        </w:rPr>
        <w:t>.</w:t>
      </w:r>
      <w:r w:rsidR="00175F4F">
        <w:rPr>
          <w:lang w:val="en-GB"/>
        </w:rPr>
        <w:t xml:space="preserve"> </w:t>
      </w:r>
    </w:p>
    <w:p w:rsidR="00D53CF4" w:rsidRPr="00AC67C7" w:rsidRDefault="00D53CF4" w:rsidP="00D53CF4">
      <w:pPr>
        <w:pStyle w:val="Epgrafe"/>
        <w:jc w:val="center"/>
        <w:rPr>
          <w:i/>
          <w:iCs/>
          <w:lang w:val="en-GB"/>
        </w:rPr>
      </w:pPr>
      <w:bookmarkStart w:id="28" w:name="_Ref38133693"/>
      <w:bookmarkStart w:id="29" w:name="_Ref38133686"/>
      <w:proofErr w:type="gramStart"/>
      <w:r w:rsidRPr="00AC67C7">
        <w:rPr>
          <w:b/>
          <w:bCs/>
          <w:lang w:val="en-GB"/>
        </w:rPr>
        <w:t xml:space="preserve">Table </w:t>
      </w:r>
      <w:r w:rsidRPr="00AC67C7">
        <w:rPr>
          <w:b/>
          <w:bCs/>
          <w:i/>
          <w:iCs/>
          <w:lang w:val="en-GB"/>
        </w:rPr>
        <w:fldChar w:fldCharType="begin"/>
      </w:r>
      <w:r w:rsidRPr="00AC67C7">
        <w:rPr>
          <w:b/>
          <w:bCs/>
          <w:lang w:val="en-GB"/>
        </w:rPr>
        <w:instrText xml:space="preserve"> SEQ Table \* ARABIC </w:instrText>
      </w:r>
      <w:r w:rsidRPr="00AC67C7">
        <w:rPr>
          <w:b/>
          <w:bCs/>
          <w:i/>
          <w:iCs/>
          <w:lang w:val="en-GB"/>
        </w:rPr>
        <w:fldChar w:fldCharType="separate"/>
      </w:r>
      <w:r w:rsidRPr="00AC67C7">
        <w:rPr>
          <w:b/>
          <w:bCs/>
          <w:noProof/>
          <w:lang w:val="en-GB"/>
        </w:rPr>
        <w:t>1</w:t>
      </w:r>
      <w:r w:rsidRPr="00AC67C7">
        <w:rPr>
          <w:b/>
          <w:bCs/>
          <w:i/>
          <w:iCs/>
          <w:lang w:val="en-GB"/>
        </w:rPr>
        <w:fldChar w:fldCharType="end"/>
      </w:r>
      <w:bookmarkEnd w:id="28"/>
      <w:r w:rsidRPr="00AC67C7">
        <w:rPr>
          <w:lang w:val="en-GB"/>
        </w:rPr>
        <w:t>.</w:t>
      </w:r>
      <w:proofErr w:type="gramEnd"/>
      <w:r w:rsidRPr="00AC67C7">
        <w:rPr>
          <w:lang w:val="en-GB"/>
        </w:rPr>
        <w:t xml:space="preserve"> </w:t>
      </w:r>
      <w:bookmarkEnd w:id="29"/>
      <w:proofErr w:type="gramStart"/>
      <w:r w:rsidR="00175F4F" w:rsidRPr="00AC67C7">
        <w:rPr>
          <w:lang w:val="en-GB"/>
        </w:rPr>
        <w:t>Patient treatment medications.</w:t>
      </w:r>
      <w:proofErr w:type="gramEnd"/>
    </w:p>
    <w:tbl>
      <w:tblPr>
        <w:tblStyle w:val="GridTable3Accent5"/>
        <w:tblW w:w="4056" w:type="pct"/>
        <w:jc w:val="center"/>
        <w:tblInd w:w="-58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858"/>
        <w:gridCol w:w="2143"/>
      </w:tblGrid>
      <w:tr w:rsidR="00253EF5" w:rsidRPr="00AC67C7" w:rsidTr="00253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78" w:type="dxa"/>
            <w:tcBorders>
              <w:top w:val="single" w:sz="4" w:space="0" w:color="auto"/>
              <w:bottom w:val="single" w:sz="4" w:space="0" w:color="auto"/>
            </w:tcBorders>
            <w:shd w:val="clear" w:color="auto" w:fill="auto"/>
          </w:tcPr>
          <w:p w:rsidR="00253EF5" w:rsidRPr="00AC67C7" w:rsidRDefault="00AC67C7" w:rsidP="00AC67C7">
            <w:pPr>
              <w:pStyle w:val="Prrafodelista"/>
              <w:spacing w:after="0" w:line="240" w:lineRule="auto"/>
              <w:ind w:left="0"/>
              <w:rPr>
                <w:rFonts w:ascii="Times New Roman" w:hAnsi="Times New Roman" w:cs="Times New Roman"/>
                <w:i w:val="0"/>
                <w:iCs w:val="0"/>
                <w:sz w:val="20"/>
                <w:szCs w:val="20"/>
                <w:lang w:val="en-GB"/>
              </w:rPr>
            </w:pPr>
            <w:bookmarkStart w:id="30" w:name="_Hlk38698002"/>
            <w:r w:rsidRPr="00AC67C7">
              <w:rPr>
                <w:rFonts w:ascii="Times New Roman" w:hAnsi="Times New Roman" w:cs="Times New Roman"/>
                <w:i w:val="0"/>
                <w:iCs w:val="0"/>
                <w:sz w:val="20"/>
                <w:szCs w:val="20"/>
                <w:lang w:val="en-GB"/>
              </w:rPr>
              <w:t>Active principle</w:t>
            </w:r>
          </w:p>
        </w:tc>
        <w:tc>
          <w:tcPr>
            <w:tcW w:w="1858" w:type="dxa"/>
            <w:tcBorders>
              <w:top w:val="single" w:sz="4" w:space="0" w:color="auto"/>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Dos</w:t>
            </w:r>
            <w:r w:rsidR="00AC67C7" w:rsidRPr="00AC67C7">
              <w:rPr>
                <w:rFonts w:ascii="Times New Roman" w:hAnsi="Times New Roman" w:cs="Times New Roman"/>
                <w:sz w:val="20"/>
                <w:szCs w:val="20"/>
                <w:lang w:val="en-GB"/>
              </w:rPr>
              <w:t>e</w:t>
            </w:r>
            <w:r w:rsidRPr="00AC67C7">
              <w:rPr>
                <w:rFonts w:ascii="Times New Roman" w:hAnsi="Times New Roman" w:cs="Times New Roman"/>
                <w:sz w:val="20"/>
                <w:szCs w:val="20"/>
                <w:lang w:val="en-GB"/>
              </w:rPr>
              <w:t>s (mg/d</w:t>
            </w:r>
            <w:r w:rsidR="00AC67C7" w:rsidRPr="00AC67C7">
              <w:rPr>
                <w:rFonts w:ascii="Times New Roman" w:hAnsi="Times New Roman" w:cs="Times New Roman"/>
                <w:sz w:val="20"/>
                <w:szCs w:val="20"/>
                <w:lang w:val="en-GB"/>
              </w:rPr>
              <w:t>ay</w:t>
            </w:r>
            <w:r w:rsidRPr="00AC67C7">
              <w:rPr>
                <w:rFonts w:ascii="Times New Roman" w:hAnsi="Times New Roman" w:cs="Times New Roman"/>
                <w:sz w:val="20"/>
                <w:szCs w:val="20"/>
                <w:lang w:val="en-GB"/>
              </w:rPr>
              <w:t>)</w:t>
            </w:r>
          </w:p>
        </w:tc>
        <w:tc>
          <w:tcPr>
            <w:tcW w:w="2143" w:type="dxa"/>
            <w:tcBorders>
              <w:top w:val="single" w:sz="4" w:space="0" w:color="auto"/>
              <w:bottom w:val="single" w:sz="4" w:space="0" w:color="auto"/>
            </w:tcBorders>
            <w:shd w:val="clear" w:color="auto" w:fill="auto"/>
          </w:tcPr>
          <w:p w:rsidR="00253EF5" w:rsidRPr="00AC67C7" w:rsidRDefault="00AC67C7"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Timetable</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tcBorders>
              <w:top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Nateglinide</w:t>
            </w:r>
            <w:proofErr w:type="spellEnd"/>
          </w:p>
        </w:tc>
        <w:tc>
          <w:tcPr>
            <w:tcW w:w="1858" w:type="dxa"/>
            <w:tcBorders>
              <w:top w:val="single" w:sz="4" w:space="0" w:color="auto"/>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60</w:t>
            </w:r>
          </w:p>
        </w:tc>
        <w:tc>
          <w:tcPr>
            <w:tcW w:w="2143" w:type="dxa"/>
            <w:tcBorders>
              <w:top w:val="single" w:sz="4" w:space="0" w:color="auto"/>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10:00am, 9:00pm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Miglitol</w:t>
            </w:r>
            <w:proofErr w:type="spellEnd"/>
          </w:p>
        </w:tc>
        <w:tc>
          <w:tcPr>
            <w:tcW w:w="1858" w:type="dxa"/>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5:30 pm</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Acabosa</w:t>
            </w:r>
            <w:proofErr w:type="spellEnd"/>
          </w:p>
        </w:tc>
        <w:tc>
          <w:tcPr>
            <w:tcW w:w="1858" w:type="dxa"/>
            <w:tcBorders>
              <w:bottom w:val="nil"/>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tcBorders>
              <w:bottom w:val="nil"/>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6:30 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tcBorders>
              <w:bottom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Repaglinide</w:t>
            </w:r>
            <w:proofErr w:type="spellEnd"/>
          </w:p>
        </w:tc>
        <w:tc>
          <w:tcPr>
            <w:tcW w:w="1858" w:type="dxa"/>
            <w:tcBorders>
              <w:top w:val="nil"/>
              <w:bottom w:val="single" w:sz="4" w:space="0" w:color="auto"/>
            </w:tcBorders>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w:t>
            </w:r>
          </w:p>
        </w:tc>
        <w:tc>
          <w:tcPr>
            <w:tcW w:w="2143" w:type="dxa"/>
            <w:tcBorders>
              <w:top w:val="nil"/>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9:30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2:30 pm</w:t>
            </w:r>
          </w:p>
        </w:tc>
      </w:tr>
    </w:tbl>
    <w:bookmarkEnd w:id="30"/>
    <w:p w:rsidR="00D53CF4" w:rsidRPr="00B75FC7" w:rsidRDefault="002F501B" w:rsidP="00AC67C7">
      <w:pPr>
        <w:spacing w:before="120"/>
        <w:ind w:firstLine="0"/>
        <w:rPr>
          <w:lang w:val="en-GB"/>
          <w:rPrChange w:id="31" w:author="Miguel J. Hornos" w:date="2020-04-26T09:16:00Z">
            <w:rPr>
              <w:lang w:val="es-US"/>
            </w:rPr>
          </w:rPrChange>
        </w:rPr>
      </w:pPr>
      <w:r>
        <w:rPr>
          <w:lang w:val="en-GB"/>
        </w:rPr>
        <w:t>Given that</w:t>
      </w:r>
      <w:r w:rsidR="00AC67C7" w:rsidRPr="00AC67C7">
        <w:rPr>
          <w:lang w:val="en-GB"/>
        </w:rPr>
        <w:t xml:space="preserve"> it would be necessary for more patients and their caregivers to evaluate the developed prototype</w:t>
      </w:r>
      <w:r>
        <w:rPr>
          <w:lang w:val="en-GB"/>
        </w:rPr>
        <w:t>,</w:t>
      </w:r>
      <w:r w:rsidR="00AC67C7" w:rsidRPr="00AC67C7">
        <w:rPr>
          <w:lang w:val="en-GB"/>
        </w:rPr>
        <w:t xml:space="preserve"> it is still too early to guarantee the success of our proposal.  </w:t>
      </w:r>
      <w:r>
        <w:rPr>
          <w:lang w:val="en-GB"/>
        </w:rPr>
        <w:t>Nonetheless,</w:t>
      </w:r>
      <w:r w:rsidR="00AC67C7" w:rsidRPr="00AC67C7">
        <w:rPr>
          <w:lang w:val="en-GB"/>
        </w:rPr>
        <w:t xml:space="preserve"> we are optimistic about it</w:t>
      </w:r>
      <w:r>
        <w:rPr>
          <w:lang w:val="en-GB"/>
        </w:rPr>
        <w:t>,</w:t>
      </w:r>
      <w:r w:rsidR="00AC67C7" w:rsidRPr="00AC67C7">
        <w:rPr>
          <w:lang w:val="en-GB"/>
        </w:rPr>
        <w:t xml:space="preserve"> due to the favourable expressions emitted by </w:t>
      </w:r>
      <w:r>
        <w:rPr>
          <w:lang w:val="en-GB"/>
        </w:rPr>
        <w:t xml:space="preserve">both </w:t>
      </w:r>
      <w:r w:rsidR="00AC67C7" w:rsidRPr="00AC67C7">
        <w:rPr>
          <w:lang w:val="en-GB"/>
        </w:rPr>
        <w:t xml:space="preserve">the patient and the caregiver who are </w:t>
      </w:r>
      <w:r>
        <w:rPr>
          <w:lang w:val="en-GB"/>
        </w:rPr>
        <w:t xml:space="preserve">assessing </w:t>
      </w:r>
      <w:r w:rsidR="00AC67C7" w:rsidRPr="00AC67C7">
        <w:rPr>
          <w:lang w:val="en-GB"/>
        </w:rPr>
        <w:t>it.</w:t>
      </w:r>
      <w:r w:rsidR="00AC67C7">
        <w:rPr>
          <w:lang w:val="en-GB"/>
        </w:rPr>
        <w:t xml:space="preserve"> </w:t>
      </w:r>
    </w:p>
    <w:p w:rsidR="00B05D6E" w:rsidRPr="002F501B" w:rsidRDefault="00274F9B" w:rsidP="00274F9B">
      <w:pPr>
        <w:pStyle w:val="Ttulo2"/>
        <w:rPr>
          <w:lang w:val="en-GB" w:eastAsia="en-US"/>
        </w:rPr>
      </w:pPr>
      <w:r w:rsidRPr="002F501B">
        <w:rPr>
          <w:lang w:val="en-GB" w:eastAsia="en-US"/>
        </w:rPr>
        <w:t xml:space="preserve">System </w:t>
      </w:r>
      <w:r w:rsidR="00CC6E42" w:rsidRPr="002F501B">
        <w:rPr>
          <w:lang w:val="en-GB" w:eastAsia="en-US"/>
        </w:rPr>
        <w:t>Architecture</w:t>
      </w:r>
    </w:p>
    <w:p w:rsidR="00B05D6E" w:rsidRDefault="00F3442B">
      <w:pPr>
        <w:pStyle w:val="NoindentNormal"/>
        <w:rPr>
          <w:lang w:val="es-US"/>
        </w:rPr>
      </w:pPr>
      <w:r w:rsidRPr="00F3442B">
        <w:rPr>
          <w:lang w:val="en-GB"/>
        </w:rPr>
        <w:t>The system architecture</w:t>
      </w:r>
      <w:r>
        <w:rPr>
          <w:lang w:val="en-GB"/>
        </w:rPr>
        <w:t>,</w:t>
      </w:r>
      <w:r w:rsidRPr="00F3442B">
        <w:rPr>
          <w:lang w:val="en-GB"/>
        </w:rPr>
        <w:t xml:space="preserve"> shown in </w:t>
      </w:r>
      <w:r w:rsidRPr="00F3442B">
        <w:rPr>
          <w:lang w:val="es-US"/>
        </w:rPr>
        <w:fldChar w:fldCharType="begin"/>
      </w:r>
      <w:r w:rsidRPr="00F3442B">
        <w:rPr>
          <w:lang w:val="en-GB"/>
        </w:rPr>
        <w:instrText xml:space="preserve"> REF _Ref38419337 \h  \* MERGEFORMAT </w:instrText>
      </w:r>
      <w:r w:rsidRPr="00F3442B">
        <w:rPr>
          <w:lang w:val="es-US"/>
        </w:rPr>
      </w:r>
      <w:r w:rsidRPr="00F3442B">
        <w:rPr>
          <w:lang w:val="es-US"/>
        </w:rPr>
        <w:fldChar w:fldCharType="separate"/>
      </w:r>
      <w:r w:rsidRPr="00F3442B">
        <w:rPr>
          <w:lang w:val="en-GB"/>
        </w:rPr>
        <w:t xml:space="preserve">Figure </w:t>
      </w:r>
      <w:r w:rsidRPr="00F3442B">
        <w:rPr>
          <w:noProof/>
          <w:lang w:val="en-GB"/>
        </w:rPr>
        <w:t>1</w:t>
      </w:r>
      <w:r w:rsidRPr="00F3442B">
        <w:rPr>
          <w:lang w:val="es-US"/>
        </w:rPr>
        <w:fldChar w:fldCharType="end"/>
      </w:r>
      <w:r>
        <w:rPr>
          <w:lang w:val="en-GB"/>
        </w:rPr>
        <w:t>,</w:t>
      </w:r>
      <w:r w:rsidRPr="00F3442B">
        <w:rPr>
          <w:lang w:val="en-GB"/>
        </w:rPr>
        <w:t xml:space="preserve"> is similar to th</w:t>
      </w:r>
      <w:r>
        <w:rPr>
          <w:lang w:val="en-GB"/>
        </w:rPr>
        <w:t>e one</w:t>
      </w:r>
      <w:r w:rsidRPr="00F3442B">
        <w:rPr>
          <w:lang w:val="en-GB"/>
        </w:rPr>
        <w:t xml:space="preserve"> presented in </w:t>
      </w:r>
      <w:r>
        <w:rPr>
          <w:lang w:val="es-US"/>
        </w:rPr>
        <w:fldChar w:fldCharType="begin" w:fldLock="1"/>
      </w:r>
      <w:r w:rsidRPr="00F3442B">
        <w:rPr>
          <w:lang w:val="en-GB"/>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Pr>
          <w:lang w:val="es-US"/>
        </w:rPr>
        <w:fldChar w:fldCharType="separate"/>
      </w:r>
      <w:r w:rsidRPr="00F3442B">
        <w:rPr>
          <w:noProof/>
          <w:lang w:val="en-GB"/>
        </w:rPr>
        <w:t>[19]</w:t>
      </w:r>
      <w:r>
        <w:rPr>
          <w:lang w:val="es-US"/>
        </w:rPr>
        <w:fldChar w:fldCharType="end"/>
      </w:r>
      <w:r w:rsidRPr="00F3442B">
        <w:rPr>
          <w:lang w:val="en-GB"/>
        </w:rPr>
        <w:t xml:space="preserve">.  Each of </w:t>
      </w:r>
      <w:r>
        <w:rPr>
          <w:lang w:val="en-GB"/>
        </w:rPr>
        <w:t>its</w:t>
      </w:r>
      <w:r w:rsidRPr="00F3442B">
        <w:rPr>
          <w:lang w:val="en-GB"/>
        </w:rPr>
        <w:t xml:space="preserve"> layers is described below.</w:t>
      </w:r>
      <w:r>
        <w:rPr>
          <w:lang w:val="en-GB"/>
        </w:rPr>
        <w:t xml:space="preserve"> </w:t>
      </w:r>
    </w:p>
    <w:p w:rsidR="00E34AD7" w:rsidRDefault="00D53CF4" w:rsidP="004F440E">
      <w:pPr>
        <w:ind w:firstLine="0"/>
        <w:jc w:val="center"/>
        <w:rPr>
          <w:lang w:val="es-US"/>
        </w:rPr>
      </w:pPr>
      <w:r>
        <w:rPr>
          <w:noProof/>
          <w:lang w:val="es-ES" w:eastAsia="es-ES"/>
        </w:rPr>
        <w:drawing>
          <wp:inline distT="0" distB="0" distL="0" distR="0" wp14:anchorId="4D079DF1" wp14:editId="3842F3CD">
            <wp:extent cx="2130425" cy="1198245"/>
            <wp:effectExtent l="0" t="0" r="317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a:noFill/>
                    <a:ln>
                      <a:noFill/>
                    </a:ln>
                  </pic:spPr>
                </pic:pic>
              </a:graphicData>
            </a:graphic>
          </wp:inline>
        </w:drawing>
      </w:r>
    </w:p>
    <w:p w:rsidR="000E349E" w:rsidRPr="00F3442B" w:rsidRDefault="000E349E" w:rsidP="00DA4E1B">
      <w:pPr>
        <w:spacing w:before="120" w:after="120"/>
        <w:ind w:firstLine="0"/>
        <w:jc w:val="center"/>
        <w:rPr>
          <w:sz w:val="16"/>
          <w:lang w:val="en-GB"/>
        </w:rPr>
      </w:pPr>
      <w:bookmarkStart w:id="32" w:name="_Ref38419337"/>
      <w:proofErr w:type="gramStart"/>
      <w:r w:rsidRPr="00F3442B">
        <w:rPr>
          <w:b/>
          <w:sz w:val="16"/>
          <w:lang w:val="en-GB"/>
        </w:rPr>
        <w:t xml:space="preserve">Figure </w:t>
      </w:r>
      <w:r w:rsidRPr="00F3442B">
        <w:rPr>
          <w:b/>
          <w:sz w:val="16"/>
          <w:lang w:val="en-GB"/>
        </w:rPr>
        <w:fldChar w:fldCharType="begin"/>
      </w:r>
      <w:r w:rsidRPr="00F3442B">
        <w:rPr>
          <w:b/>
          <w:sz w:val="16"/>
          <w:lang w:val="en-GB"/>
        </w:rPr>
        <w:instrText xml:space="preserve"> SEQ Figure \* ARABIC </w:instrText>
      </w:r>
      <w:r w:rsidRPr="00F3442B">
        <w:rPr>
          <w:b/>
          <w:sz w:val="16"/>
          <w:lang w:val="en-GB"/>
        </w:rPr>
        <w:fldChar w:fldCharType="separate"/>
      </w:r>
      <w:r w:rsidR="00C46A7D" w:rsidRPr="00F3442B">
        <w:rPr>
          <w:b/>
          <w:noProof/>
          <w:sz w:val="16"/>
          <w:lang w:val="en-GB"/>
        </w:rPr>
        <w:t>1</w:t>
      </w:r>
      <w:r w:rsidRPr="00F3442B">
        <w:rPr>
          <w:b/>
          <w:sz w:val="16"/>
          <w:lang w:val="en-GB"/>
        </w:rPr>
        <w:fldChar w:fldCharType="end"/>
      </w:r>
      <w:bookmarkEnd w:id="32"/>
      <w:r w:rsidRPr="00F3442B">
        <w:rPr>
          <w:b/>
          <w:bCs/>
          <w:sz w:val="16"/>
          <w:lang w:val="en-GB"/>
        </w:rPr>
        <w:t>.</w:t>
      </w:r>
      <w:proofErr w:type="gramEnd"/>
      <w:r w:rsidRPr="00F3442B">
        <w:rPr>
          <w:sz w:val="16"/>
          <w:lang w:val="en-GB"/>
        </w:rPr>
        <w:t xml:space="preserve"> </w:t>
      </w:r>
      <w:r w:rsidR="00F3442B" w:rsidRPr="00F3442B">
        <w:rPr>
          <w:sz w:val="16"/>
          <w:lang w:val="en-GB"/>
        </w:rPr>
        <w:t xml:space="preserve">System </w:t>
      </w:r>
      <w:r w:rsidR="00F3442B">
        <w:rPr>
          <w:sz w:val="16"/>
          <w:lang w:val="en-GB"/>
        </w:rPr>
        <w:t xml:space="preserve">layered </w:t>
      </w:r>
      <w:r w:rsidR="00F3442B" w:rsidRPr="00F3442B">
        <w:rPr>
          <w:sz w:val="16"/>
          <w:lang w:val="en-GB"/>
        </w:rPr>
        <w:t>architecture</w:t>
      </w:r>
      <w:r w:rsidRPr="00F3442B">
        <w:rPr>
          <w:sz w:val="16"/>
          <w:lang w:val="en-GB"/>
        </w:rPr>
        <w:t>.</w:t>
      </w:r>
    </w:p>
    <w:p w:rsidR="00DA4E1B" w:rsidRPr="003F1F94" w:rsidRDefault="00DA4E1B" w:rsidP="00DA4E1B">
      <w:pPr>
        <w:ind w:firstLine="0"/>
        <w:rPr>
          <w:lang w:val="en-GB"/>
        </w:rPr>
      </w:pPr>
      <w:commentRangeStart w:id="33"/>
      <w:proofErr w:type="gramStart"/>
      <w:r w:rsidRPr="00B75FC7">
        <w:rPr>
          <w:i/>
          <w:lang w:val="en-GB"/>
          <w:rPrChange w:id="34" w:author="Miguel J. Hornos" w:date="2020-04-26T09:16:00Z">
            <w:rPr>
              <w:i/>
              <w:lang w:val="es-US"/>
            </w:rPr>
          </w:rPrChange>
        </w:rPr>
        <w:t>Sensors/</w:t>
      </w:r>
      <w:r w:rsidR="00CC6E42" w:rsidRPr="00B75FC7">
        <w:rPr>
          <w:i/>
          <w:lang w:val="en-GB"/>
          <w:rPrChange w:id="35" w:author="Miguel J. Hornos" w:date="2020-04-26T09:16:00Z">
            <w:rPr>
              <w:i/>
              <w:lang w:val="es-US"/>
            </w:rPr>
          </w:rPrChange>
        </w:rPr>
        <w:t>Actuators</w:t>
      </w:r>
      <w:commentRangeEnd w:id="33"/>
      <w:r w:rsidR="00A31447">
        <w:rPr>
          <w:rStyle w:val="Refdecomentario"/>
        </w:rPr>
        <w:commentReference w:id="33"/>
      </w:r>
      <w:r w:rsidRPr="00B75FC7">
        <w:rPr>
          <w:lang w:val="en-GB"/>
          <w:rPrChange w:id="36" w:author="Miguel J. Hornos" w:date="2020-04-26T09:16:00Z">
            <w:rPr>
              <w:lang w:val="es-ES"/>
            </w:rPr>
          </w:rPrChange>
        </w:rPr>
        <w:t>.</w:t>
      </w:r>
      <w:proofErr w:type="gramEnd"/>
      <w:r w:rsidRPr="00B75FC7">
        <w:rPr>
          <w:lang w:val="en-GB"/>
          <w:rPrChange w:id="37" w:author="Miguel J. Hornos" w:date="2020-04-26T09:16:00Z">
            <w:rPr>
              <w:lang w:val="es-ES"/>
            </w:rPr>
          </w:rPrChange>
        </w:rPr>
        <w:t xml:space="preserve"> </w:t>
      </w:r>
      <w:bookmarkStart w:id="38" w:name="OLE_LINK135"/>
      <w:bookmarkStart w:id="39" w:name="OLE_LINK136"/>
      <w:r w:rsidR="005065F1" w:rsidRPr="005065F1">
        <w:rPr>
          <w:lang w:val="en-GB"/>
        </w:rPr>
        <w:t xml:space="preserve">This layer is made up of the sensors and actuators that are embedded in the dispenser </w:t>
      </w:r>
      <w:r w:rsidR="005065F1">
        <w:rPr>
          <w:lang w:val="en-GB"/>
        </w:rPr>
        <w:t>(</w:t>
      </w:r>
      <w:r w:rsidR="005065F1" w:rsidRPr="005065F1">
        <w:rPr>
          <w:lang w:val="en-GB"/>
        </w:rPr>
        <w:t xml:space="preserve">more details </w:t>
      </w:r>
      <w:bookmarkStart w:id="40" w:name="OLE_LINK137"/>
      <w:r w:rsidR="005065F1" w:rsidRPr="005065F1">
        <w:rPr>
          <w:lang w:val="en-GB"/>
        </w:rPr>
        <w:t>and photos</w:t>
      </w:r>
      <w:r w:rsidR="005065F1">
        <w:rPr>
          <w:lang w:val="en-GB"/>
        </w:rPr>
        <w:t xml:space="preserve"> </w:t>
      </w:r>
      <w:bookmarkEnd w:id="40"/>
      <w:r w:rsidR="005065F1">
        <w:rPr>
          <w:lang w:val="en-GB"/>
        </w:rPr>
        <w:t xml:space="preserve">about it </w:t>
      </w:r>
      <w:r w:rsidR="005065F1" w:rsidRPr="005065F1">
        <w:rPr>
          <w:lang w:val="en-GB"/>
        </w:rPr>
        <w:t xml:space="preserve">will be </w:t>
      </w:r>
      <w:r w:rsidR="005065F1">
        <w:rPr>
          <w:lang w:val="en-GB"/>
        </w:rPr>
        <w:t>provided</w:t>
      </w:r>
      <w:r w:rsidR="005065F1" w:rsidRPr="005065F1">
        <w:rPr>
          <w:lang w:val="en-GB"/>
        </w:rPr>
        <w:t xml:space="preserve"> in </w:t>
      </w:r>
      <w:r w:rsidR="005065F1">
        <w:rPr>
          <w:lang w:val="en-GB"/>
        </w:rPr>
        <w:t>next</w:t>
      </w:r>
      <w:r w:rsidR="005065F1" w:rsidRPr="005065F1">
        <w:rPr>
          <w:lang w:val="en-GB"/>
        </w:rPr>
        <w:t xml:space="preserve"> subsection</w:t>
      </w:r>
      <w:r w:rsidR="005065F1">
        <w:rPr>
          <w:lang w:val="en-GB"/>
        </w:rPr>
        <w:t>)</w:t>
      </w:r>
      <w:r w:rsidR="005065F1" w:rsidRPr="005065F1">
        <w:rPr>
          <w:lang w:val="en-GB"/>
        </w:rPr>
        <w:t xml:space="preserve">. </w:t>
      </w:r>
      <w:r w:rsidR="00FC24F4" w:rsidRPr="00FC24F4">
        <w:rPr>
          <w:lang w:val="en-GB"/>
        </w:rPr>
        <w:t>As sensors</w:t>
      </w:r>
      <w:r w:rsidR="00FC24F4">
        <w:rPr>
          <w:lang w:val="en-GB"/>
        </w:rPr>
        <w:t>,</w:t>
      </w:r>
      <w:r w:rsidR="00FC24F4" w:rsidRPr="00FC24F4">
        <w:rPr>
          <w:lang w:val="en-GB"/>
        </w:rPr>
        <w:t xml:space="preserve"> </w:t>
      </w:r>
      <w:r w:rsidR="00FC24F4">
        <w:rPr>
          <w:lang w:val="en-GB"/>
        </w:rPr>
        <w:t xml:space="preserve">it includes </w:t>
      </w:r>
      <w:r w:rsidR="00FC24F4" w:rsidRPr="00FC24F4">
        <w:rPr>
          <w:lang w:val="en-GB"/>
        </w:rPr>
        <w:t xml:space="preserve">a </w:t>
      </w:r>
      <w:bookmarkStart w:id="41" w:name="OLE_LINK140"/>
      <w:r w:rsidR="00FC24F4" w:rsidRPr="00FC24F4">
        <w:rPr>
          <w:lang w:val="en-GB"/>
        </w:rPr>
        <w:t>HC-SR501</w:t>
      </w:r>
      <w:bookmarkEnd w:id="41"/>
      <w:r w:rsidR="00FC24F4">
        <w:rPr>
          <w:lang w:val="en-GB"/>
        </w:rPr>
        <w:t xml:space="preserve"> </w:t>
      </w:r>
      <w:r w:rsidR="00FC24F4" w:rsidRPr="00FC24F4">
        <w:rPr>
          <w:lang w:val="en-GB"/>
        </w:rPr>
        <w:t>PIR (Passive Infrared) sensor and a Raspberry Pi Camera Board v1.3. The f</w:t>
      </w:r>
      <w:r w:rsidR="00400DD8">
        <w:rPr>
          <w:lang w:val="en-GB"/>
        </w:rPr>
        <w:t xml:space="preserve">ormer </w:t>
      </w:r>
      <w:r w:rsidR="00FC24F4" w:rsidRPr="00FC24F4">
        <w:rPr>
          <w:lang w:val="en-GB"/>
        </w:rPr>
        <w:t>detects close movements and activates the camera used for facial identification</w:t>
      </w:r>
      <w:r w:rsidR="00400DD8">
        <w:rPr>
          <w:lang w:val="en-GB"/>
        </w:rPr>
        <w:t>,</w:t>
      </w:r>
      <w:r w:rsidR="00FC24F4" w:rsidRPr="00FC24F4">
        <w:rPr>
          <w:lang w:val="en-GB"/>
        </w:rPr>
        <w:t xml:space="preserve"> which is located in a small slot in the cent</w:t>
      </w:r>
      <w:r w:rsidR="00400DD8">
        <w:rPr>
          <w:lang w:val="en-GB"/>
        </w:rPr>
        <w:t>ral</w:t>
      </w:r>
      <w:r w:rsidR="00FC24F4" w:rsidRPr="00FC24F4">
        <w:rPr>
          <w:lang w:val="en-GB"/>
        </w:rPr>
        <w:t xml:space="preserve">-front-top </w:t>
      </w:r>
      <w:r w:rsidR="00400DD8">
        <w:rPr>
          <w:lang w:val="en-GB"/>
        </w:rPr>
        <w:t xml:space="preserve">part </w:t>
      </w:r>
      <w:r w:rsidR="00FC24F4" w:rsidRPr="00FC24F4">
        <w:rPr>
          <w:lang w:val="en-GB"/>
        </w:rPr>
        <w:t>of the dispenser.</w:t>
      </w:r>
      <w:r w:rsidR="00FC24F4">
        <w:rPr>
          <w:lang w:val="en-GB"/>
        </w:rPr>
        <w:t xml:space="preserve"> </w:t>
      </w:r>
      <w:r w:rsidR="00400DD8" w:rsidRPr="00400DD8">
        <w:rPr>
          <w:lang w:val="en-GB"/>
        </w:rPr>
        <w:t xml:space="preserve">In addition, it integrates four </w:t>
      </w:r>
      <w:bookmarkStart w:id="42" w:name="OLE_LINK141"/>
      <w:bookmarkStart w:id="43" w:name="OLE_LINK142"/>
      <w:r w:rsidR="00400DD8" w:rsidRPr="00400DD8">
        <w:rPr>
          <w:lang w:val="en-GB"/>
        </w:rPr>
        <w:t>servomotors</w:t>
      </w:r>
      <w:bookmarkEnd w:id="42"/>
      <w:bookmarkEnd w:id="43"/>
      <w:r w:rsidR="00CC3762">
        <w:rPr>
          <w:lang w:val="en-GB"/>
        </w:rPr>
        <w:t xml:space="preserve"> </w:t>
      </w:r>
      <w:r w:rsidR="00CC3762" w:rsidRPr="00CC3762">
        <w:rPr>
          <w:lang w:val="en-GB"/>
        </w:rPr>
        <w:t xml:space="preserve">(Tower Pro Micro Servo 9g SG90) </w:t>
      </w:r>
      <w:commentRangeStart w:id="44"/>
      <w:r w:rsidR="00CC3762">
        <w:rPr>
          <w:lang w:val="es-US"/>
        </w:rPr>
        <w:fldChar w:fldCharType="begin" w:fldLock="1"/>
      </w:r>
      <w:r w:rsidR="00CC3762" w:rsidRPr="00CC3762">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CC3762">
        <w:rPr>
          <w:lang w:val="es-US"/>
        </w:rPr>
        <w:fldChar w:fldCharType="separate"/>
      </w:r>
      <w:r w:rsidR="00CC3762" w:rsidRPr="00CC3762">
        <w:rPr>
          <w:noProof/>
          <w:lang w:val="en-GB"/>
        </w:rPr>
        <w:t>[24]</w:t>
      </w:r>
      <w:r w:rsidR="00CC3762">
        <w:rPr>
          <w:lang w:val="es-US"/>
        </w:rPr>
        <w:fldChar w:fldCharType="end"/>
      </w:r>
      <w:commentRangeEnd w:id="44"/>
      <w:r w:rsidR="00CC3762">
        <w:rPr>
          <w:rStyle w:val="Refdecomentario"/>
        </w:rPr>
        <w:commentReference w:id="44"/>
      </w:r>
      <w:r w:rsidR="00CC3762">
        <w:rPr>
          <w:lang w:val="en-GB"/>
        </w:rPr>
        <w:t xml:space="preserve">, </w:t>
      </w:r>
      <w:r w:rsidR="00CC3762" w:rsidRPr="00CC3762">
        <w:rPr>
          <w:lang w:val="en-GB"/>
        </w:rPr>
        <w:t xml:space="preserve">which are the actuators that </w:t>
      </w:r>
      <w:r w:rsidR="00CC3762">
        <w:rPr>
          <w:lang w:val="en-GB"/>
        </w:rPr>
        <w:t>push</w:t>
      </w:r>
      <w:r w:rsidR="00CC3762" w:rsidRPr="00CC3762">
        <w:rPr>
          <w:lang w:val="en-GB"/>
        </w:rPr>
        <w:t xml:space="preserve"> the corresponding medicine box through one of the four compartments that the dispenser has.</w:t>
      </w:r>
      <w:r w:rsidR="00CC3762">
        <w:rPr>
          <w:lang w:val="en-GB"/>
        </w:rPr>
        <w:t xml:space="preserve"> </w:t>
      </w:r>
      <w:r w:rsidR="00CC3762" w:rsidRPr="006407C0">
        <w:rPr>
          <w:lang w:val="en-GB"/>
        </w:rPr>
        <w:t>These servomo</w:t>
      </w:r>
      <w:r w:rsidR="006407C0" w:rsidRPr="006407C0">
        <w:rPr>
          <w:lang w:val="en-GB"/>
        </w:rPr>
        <w:t>tors are controlled by an Arduino Uno R3 single-</w:t>
      </w:r>
      <w:r w:rsidR="00CC3762" w:rsidRPr="006407C0">
        <w:rPr>
          <w:lang w:val="en-GB"/>
        </w:rPr>
        <w:t>board computer</w:t>
      </w:r>
      <w:bookmarkEnd w:id="38"/>
      <w:bookmarkEnd w:id="39"/>
      <w:r w:rsidRPr="006407C0">
        <w:rPr>
          <w:lang w:val="en-GB"/>
        </w:rPr>
        <w:t>.</w:t>
      </w:r>
      <w:r w:rsidR="006407C0" w:rsidRPr="006407C0">
        <w:rPr>
          <w:lang w:val="en-GB"/>
        </w:rPr>
        <w:t xml:space="preserve"> Moreover, the dispenser has a </w:t>
      </w:r>
      <w:r w:rsidR="003F1F94">
        <w:rPr>
          <w:lang w:val="en-GB"/>
        </w:rPr>
        <w:t xml:space="preserve">LCD screen, a </w:t>
      </w:r>
      <w:r w:rsidR="006407C0" w:rsidRPr="006407C0">
        <w:rPr>
          <w:lang w:val="en-GB"/>
        </w:rPr>
        <w:t xml:space="preserve">buzzer and </w:t>
      </w:r>
      <w:r w:rsidR="003F1F94">
        <w:rPr>
          <w:lang w:val="en-GB"/>
        </w:rPr>
        <w:t>4</w:t>
      </w:r>
      <w:r w:rsidR="006407C0" w:rsidRPr="006407C0">
        <w:rPr>
          <w:lang w:val="en-GB"/>
        </w:rPr>
        <w:t xml:space="preserve"> LED light</w:t>
      </w:r>
      <w:r w:rsidR="003F1F94">
        <w:rPr>
          <w:lang w:val="en-GB"/>
        </w:rPr>
        <w:t>s</w:t>
      </w:r>
      <w:r w:rsidR="006407C0" w:rsidRPr="006407C0">
        <w:rPr>
          <w:lang w:val="en-GB"/>
        </w:rPr>
        <w:t xml:space="preserve"> </w:t>
      </w:r>
      <w:r w:rsidR="003F1F94">
        <w:rPr>
          <w:lang w:val="en-GB"/>
        </w:rPr>
        <w:t xml:space="preserve">(one for </w:t>
      </w:r>
      <w:r w:rsidR="006407C0" w:rsidRPr="006407C0">
        <w:rPr>
          <w:lang w:val="en-GB"/>
        </w:rPr>
        <w:t xml:space="preserve">each </w:t>
      </w:r>
      <w:r w:rsidR="003F1F94">
        <w:rPr>
          <w:lang w:val="en-GB"/>
        </w:rPr>
        <w:t xml:space="preserve">of its </w:t>
      </w:r>
      <w:r w:rsidR="006407C0" w:rsidRPr="006407C0">
        <w:rPr>
          <w:lang w:val="en-GB"/>
        </w:rPr>
        <w:t>compartment</w:t>
      </w:r>
      <w:r w:rsidR="003F1F94">
        <w:rPr>
          <w:lang w:val="en-GB"/>
        </w:rPr>
        <w:t>s)</w:t>
      </w:r>
      <w:r w:rsidR="006407C0" w:rsidRPr="006407C0">
        <w:rPr>
          <w:lang w:val="en-GB"/>
        </w:rPr>
        <w:t xml:space="preserve">. Every time a medicine box is </w:t>
      </w:r>
      <w:r w:rsidR="003F1F94">
        <w:rPr>
          <w:lang w:val="en-GB"/>
        </w:rPr>
        <w:t>dispensed</w:t>
      </w:r>
      <w:r w:rsidR="006407C0">
        <w:rPr>
          <w:lang w:val="en-GB"/>
        </w:rPr>
        <w:t>,</w:t>
      </w:r>
      <w:r w:rsidR="006407C0" w:rsidRPr="006407C0">
        <w:rPr>
          <w:lang w:val="en-GB"/>
        </w:rPr>
        <w:t xml:space="preserve"> the LED in that compartment lights up and the buzzer emits a sound to alert the user</w:t>
      </w:r>
      <w:r w:rsidR="003F1F94">
        <w:rPr>
          <w:lang w:val="en-GB"/>
        </w:rPr>
        <w:t>, while the time and the name of the medicines dispensed are displayed in the LCD screen</w:t>
      </w:r>
      <w:r w:rsidR="006407C0" w:rsidRPr="006407C0">
        <w:rPr>
          <w:lang w:val="en-GB"/>
        </w:rPr>
        <w:t>.</w:t>
      </w:r>
      <w:r w:rsidRPr="006407C0">
        <w:rPr>
          <w:lang w:val="en-GB"/>
        </w:rPr>
        <w:t xml:space="preserve"> </w:t>
      </w:r>
    </w:p>
    <w:p w:rsidR="00E34AD7" w:rsidRPr="00B75FC7" w:rsidRDefault="00DA4E1B" w:rsidP="00DA4E1B">
      <w:pPr>
        <w:pStyle w:val="NoindentNormal"/>
        <w:spacing w:before="120"/>
        <w:rPr>
          <w:lang w:val="en-GB"/>
          <w:rPrChange w:id="45" w:author="Miguel J. Hornos" w:date="2020-04-26T09:16:00Z">
            <w:rPr>
              <w:lang w:val="es-US"/>
            </w:rPr>
          </w:rPrChange>
        </w:rPr>
      </w:pPr>
      <w:proofErr w:type="gramStart"/>
      <w:r w:rsidRPr="00B75FC7">
        <w:rPr>
          <w:i/>
          <w:lang w:val="en-GB"/>
          <w:rPrChange w:id="46" w:author="Miguel J. Hornos" w:date="2020-04-26T09:16:00Z">
            <w:rPr>
              <w:i/>
              <w:lang w:val="es-US"/>
            </w:rPr>
          </w:rPrChange>
        </w:rPr>
        <w:t xml:space="preserve">Local </w:t>
      </w:r>
      <w:r w:rsidR="00CC6E42" w:rsidRPr="00B75FC7">
        <w:rPr>
          <w:i/>
          <w:lang w:val="en-GB"/>
          <w:rPrChange w:id="47" w:author="Miguel J. Hornos" w:date="2020-04-26T09:16:00Z">
            <w:rPr>
              <w:i/>
              <w:lang w:val="es-US"/>
            </w:rPr>
          </w:rPrChange>
        </w:rPr>
        <w:t>Computing</w:t>
      </w:r>
      <w:r w:rsidRPr="00B75FC7">
        <w:rPr>
          <w:lang w:val="en-GB"/>
          <w:rPrChange w:id="48" w:author="Miguel J. Hornos" w:date="2020-04-26T09:16:00Z">
            <w:rPr>
              <w:lang w:val="es-US"/>
            </w:rPr>
          </w:rPrChange>
        </w:rPr>
        <w:t>.</w:t>
      </w:r>
      <w:proofErr w:type="gramEnd"/>
      <w:r w:rsidRPr="00B75FC7">
        <w:rPr>
          <w:lang w:val="en-GB"/>
          <w:rPrChange w:id="49" w:author="Miguel J. Hornos" w:date="2020-04-26T09:16:00Z">
            <w:rPr>
              <w:lang w:val="es-US"/>
            </w:rPr>
          </w:rPrChange>
        </w:rPr>
        <w:t xml:space="preserve"> </w:t>
      </w:r>
      <w:r w:rsidR="00E81FB4" w:rsidRPr="00E81FB4">
        <w:rPr>
          <w:lang w:val="en-GB"/>
        </w:rPr>
        <w:t>This layer is in charge of registering patients</w:t>
      </w:r>
      <w:r w:rsidR="00E81FB4">
        <w:rPr>
          <w:lang w:val="en-GB"/>
        </w:rPr>
        <w:t xml:space="preserve">, </w:t>
      </w:r>
      <w:r w:rsidR="00E81FB4" w:rsidRPr="00E81FB4">
        <w:rPr>
          <w:lang w:val="en-GB"/>
        </w:rPr>
        <w:t xml:space="preserve">detecting their faces and taking the necessary photographs to identify them </w:t>
      </w:r>
      <w:bookmarkStart w:id="50" w:name="OLE_LINK143"/>
      <w:bookmarkStart w:id="51" w:name="OLE_LINK144"/>
      <w:r w:rsidR="00E81FB4" w:rsidRPr="00E81FB4">
        <w:rPr>
          <w:lang w:val="en-GB"/>
        </w:rPr>
        <w:t>later</w:t>
      </w:r>
      <w:bookmarkEnd w:id="50"/>
      <w:r w:rsidR="00E81FB4" w:rsidRPr="00E81FB4">
        <w:rPr>
          <w:lang w:val="en-GB"/>
        </w:rPr>
        <w:t xml:space="preserve"> </w:t>
      </w:r>
      <w:bookmarkEnd w:id="51"/>
      <w:r w:rsidR="00E81FB4" w:rsidRPr="00E81FB4">
        <w:rPr>
          <w:lang w:val="en-GB"/>
        </w:rPr>
        <w:t xml:space="preserve">without any problem. To do </w:t>
      </w:r>
      <w:r w:rsidR="00E81FB4">
        <w:rPr>
          <w:lang w:val="en-GB"/>
        </w:rPr>
        <w:t>it,</w:t>
      </w:r>
      <w:r w:rsidR="00E81FB4" w:rsidRPr="00E81FB4">
        <w:rPr>
          <w:lang w:val="en-GB"/>
        </w:rPr>
        <w:t xml:space="preserve"> a mobile app </w:t>
      </w:r>
      <w:r w:rsidR="00E81FB4">
        <w:rPr>
          <w:lang w:val="en-GB"/>
        </w:rPr>
        <w:t>that</w:t>
      </w:r>
      <w:r w:rsidR="00E81FB4" w:rsidRPr="00E81FB4">
        <w:rPr>
          <w:lang w:val="en-GB"/>
        </w:rPr>
        <w:t xml:space="preserve"> detects people</w:t>
      </w:r>
      <w:r w:rsidR="00E81FB4">
        <w:rPr>
          <w:lang w:val="en-GB"/>
        </w:rPr>
        <w:t>’s</w:t>
      </w:r>
      <w:r w:rsidR="00E81FB4" w:rsidRPr="00E81FB4">
        <w:rPr>
          <w:lang w:val="en-GB"/>
        </w:rPr>
        <w:t xml:space="preserve"> faces using the Visi</w:t>
      </w:r>
      <w:r w:rsidR="00E81FB4">
        <w:rPr>
          <w:lang w:val="en-GB"/>
        </w:rPr>
        <w:t>o</w:t>
      </w:r>
      <w:r w:rsidR="00E81FB4" w:rsidRPr="00E81FB4">
        <w:rPr>
          <w:lang w:val="en-GB"/>
        </w:rPr>
        <w:t xml:space="preserve">n library in </w:t>
      </w:r>
      <w:proofErr w:type="spellStart"/>
      <w:r w:rsidR="00E81FB4" w:rsidRPr="00E81FB4">
        <w:rPr>
          <w:lang w:val="en-GB"/>
        </w:rPr>
        <w:t>AndroidStudio</w:t>
      </w:r>
      <w:proofErr w:type="spellEnd"/>
      <w:r w:rsidR="00E81FB4" w:rsidRPr="00E81FB4">
        <w:rPr>
          <w:lang w:val="en-GB"/>
        </w:rPr>
        <w:t xml:space="preserve"> is </w:t>
      </w:r>
      <w:r w:rsidR="00E81FB4">
        <w:rPr>
          <w:lang w:val="en-GB"/>
        </w:rPr>
        <w:t>run</w:t>
      </w:r>
      <w:r w:rsidR="00E81FB4" w:rsidRPr="00E81FB4">
        <w:rPr>
          <w:lang w:val="en-GB"/>
        </w:rPr>
        <w:t>.</w:t>
      </w:r>
      <w:r w:rsidR="00E81FB4">
        <w:rPr>
          <w:lang w:val="en-GB"/>
        </w:rPr>
        <w:t xml:space="preserve"> </w:t>
      </w:r>
      <w:r w:rsidR="00E66249" w:rsidRPr="00E66249">
        <w:rPr>
          <w:lang w:val="en-GB"/>
        </w:rPr>
        <w:t xml:space="preserve">Patient identification is </w:t>
      </w:r>
      <w:r w:rsidR="00E66249">
        <w:rPr>
          <w:lang w:val="en-GB"/>
        </w:rPr>
        <w:t xml:space="preserve">carried out </w:t>
      </w:r>
      <w:r w:rsidR="00E66249" w:rsidRPr="00E66249">
        <w:rPr>
          <w:lang w:val="en-GB"/>
        </w:rPr>
        <w:t xml:space="preserve">using a face identification application </w:t>
      </w:r>
      <w:commentRangeStart w:id="52"/>
      <w:r w:rsidR="00E66249" w:rsidRPr="00E66249">
        <w:rPr>
          <w:lang w:val="en-GB"/>
        </w:rPr>
        <w:t xml:space="preserve">(FIA) </w:t>
      </w:r>
      <w:commentRangeEnd w:id="52"/>
      <w:r w:rsidR="00E66249">
        <w:rPr>
          <w:rStyle w:val="Refdecomentario"/>
        </w:rPr>
        <w:commentReference w:id="52"/>
      </w:r>
      <w:r w:rsidR="00E66249" w:rsidRPr="00E66249">
        <w:rPr>
          <w:lang w:val="en-GB"/>
        </w:rPr>
        <w:t xml:space="preserve">developed in Python (version 2.7) with the </w:t>
      </w:r>
      <w:proofErr w:type="spellStart"/>
      <w:r w:rsidR="00E66249" w:rsidRPr="00E66249">
        <w:rPr>
          <w:lang w:val="en-GB"/>
        </w:rPr>
        <w:t>OpenCV</w:t>
      </w:r>
      <w:proofErr w:type="spellEnd"/>
      <w:r w:rsidR="00E66249" w:rsidRPr="00E66249">
        <w:rPr>
          <w:lang w:val="en-GB"/>
        </w:rPr>
        <w:t xml:space="preserve"> library (version 2.7). </w:t>
      </w:r>
      <w:r w:rsidR="00E66249" w:rsidRPr="00B75FC7">
        <w:rPr>
          <w:lang w:val="en-GB"/>
          <w:rPrChange w:id="53" w:author="Miguel J. Hornos" w:date="2020-04-26T09:16:00Z">
            <w:rPr>
              <w:lang w:val="es-ES"/>
            </w:rPr>
          </w:rPrChange>
        </w:rPr>
        <w:t xml:space="preserve">This application runs on a Raspberry Pi 3 model B+. </w:t>
      </w:r>
    </w:p>
    <w:p w:rsidR="00E34AD7" w:rsidRPr="00B75FC7" w:rsidRDefault="00DA4E1B" w:rsidP="00DA4E1B">
      <w:pPr>
        <w:pStyle w:val="NoindentNormal"/>
        <w:spacing w:before="120"/>
        <w:rPr>
          <w:lang w:val="en-GB"/>
          <w:rPrChange w:id="54" w:author="Miguel J. Hornos" w:date="2020-04-26T09:16:00Z">
            <w:rPr>
              <w:lang w:val="es-US"/>
            </w:rPr>
          </w:rPrChange>
        </w:rPr>
      </w:pPr>
      <w:proofErr w:type="gramStart"/>
      <w:r w:rsidRPr="00B75FC7">
        <w:rPr>
          <w:i/>
          <w:lang w:val="en-GB"/>
          <w:rPrChange w:id="55" w:author="Miguel J. Hornos" w:date="2020-04-26T09:16:00Z">
            <w:rPr>
              <w:i/>
              <w:lang w:val="es-US"/>
            </w:rPr>
          </w:rPrChange>
        </w:rPr>
        <w:t>C</w:t>
      </w:r>
      <w:r w:rsidR="008D41D7" w:rsidRPr="00B75FC7">
        <w:rPr>
          <w:i/>
          <w:lang w:val="en-GB"/>
          <w:rPrChange w:id="56" w:author="Miguel J. Hornos" w:date="2020-04-26T09:16:00Z">
            <w:rPr>
              <w:i/>
              <w:lang w:val="es-US"/>
            </w:rPr>
          </w:rPrChange>
        </w:rPr>
        <w:t>l</w:t>
      </w:r>
      <w:r w:rsidRPr="00B75FC7">
        <w:rPr>
          <w:i/>
          <w:lang w:val="en-GB"/>
          <w:rPrChange w:id="57" w:author="Miguel J. Hornos" w:date="2020-04-26T09:16:00Z">
            <w:rPr>
              <w:i/>
              <w:lang w:val="es-US"/>
            </w:rPr>
          </w:rPrChange>
        </w:rPr>
        <w:t xml:space="preserve">oud </w:t>
      </w:r>
      <w:r w:rsidR="00CC6E42" w:rsidRPr="00B75FC7">
        <w:rPr>
          <w:i/>
          <w:lang w:val="en-GB"/>
          <w:rPrChange w:id="58" w:author="Miguel J. Hornos" w:date="2020-04-26T09:16:00Z">
            <w:rPr>
              <w:i/>
              <w:lang w:val="es-US"/>
            </w:rPr>
          </w:rPrChange>
        </w:rPr>
        <w:t>Computing</w:t>
      </w:r>
      <w:r w:rsidRPr="00B75FC7">
        <w:rPr>
          <w:lang w:val="en-GB"/>
          <w:rPrChange w:id="59" w:author="Miguel J. Hornos" w:date="2020-04-26T09:16:00Z">
            <w:rPr>
              <w:lang w:val="es-US"/>
            </w:rPr>
          </w:rPrChange>
        </w:rPr>
        <w:t>.</w:t>
      </w:r>
      <w:proofErr w:type="gramEnd"/>
      <w:r w:rsidRPr="00B75FC7">
        <w:rPr>
          <w:lang w:val="en-GB"/>
          <w:rPrChange w:id="60" w:author="Miguel J. Hornos" w:date="2020-04-26T09:16:00Z">
            <w:rPr>
              <w:lang w:val="es-US"/>
            </w:rPr>
          </w:rPrChange>
        </w:rPr>
        <w:t xml:space="preserve"> </w:t>
      </w:r>
      <w:r w:rsidR="00A81B93" w:rsidRPr="00A81B93">
        <w:rPr>
          <w:lang w:val="en-GB"/>
        </w:rPr>
        <w:t>We use RESTful cloud services for processing</w:t>
      </w:r>
      <w:r w:rsidR="00A81B93">
        <w:rPr>
          <w:lang w:val="en-GB"/>
        </w:rPr>
        <w:t>,</w:t>
      </w:r>
      <w:r w:rsidR="00A81B93" w:rsidRPr="00A81B93">
        <w:rPr>
          <w:lang w:val="en-GB"/>
        </w:rPr>
        <w:t xml:space="preserve"> storage and </w:t>
      </w:r>
      <w:bookmarkStart w:id="61" w:name="OLE_LINK145"/>
      <w:r w:rsidR="00A81B93" w:rsidRPr="00A81B93">
        <w:rPr>
          <w:lang w:val="en-GB"/>
        </w:rPr>
        <w:t xml:space="preserve">database </w:t>
      </w:r>
      <w:bookmarkEnd w:id="61"/>
      <w:r w:rsidR="00A81B93" w:rsidRPr="00A81B93">
        <w:rPr>
          <w:lang w:val="en-GB"/>
        </w:rPr>
        <w:t>management (specifically in PostgreSQL</w:t>
      </w:r>
      <w:r w:rsidR="00A81B93">
        <w:rPr>
          <w:lang w:val="en-GB"/>
        </w:rPr>
        <w:t>,</w:t>
      </w:r>
      <w:r w:rsidR="00A81B93" w:rsidRPr="00A81B93">
        <w:rPr>
          <w:lang w:val="en-GB"/>
        </w:rPr>
        <w:t xml:space="preserve"> version 10.8).</w:t>
      </w:r>
      <w:r w:rsidR="00A81B93">
        <w:rPr>
          <w:lang w:val="en-GB"/>
        </w:rPr>
        <w:t xml:space="preserve"> </w:t>
      </w:r>
      <w:r w:rsidR="00A81B93" w:rsidRPr="00A81B93">
        <w:rPr>
          <w:lang w:val="en-GB"/>
        </w:rPr>
        <w:t>In addition to storing information in the PostgreSQL database</w:t>
      </w:r>
      <w:r w:rsidR="00A81B93">
        <w:rPr>
          <w:lang w:val="en-GB"/>
        </w:rPr>
        <w:t>,</w:t>
      </w:r>
      <w:r w:rsidR="00A81B93" w:rsidRPr="00A81B93">
        <w:rPr>
          <w:lang w:val="en-GB"/>
        </w:rPr>
        <w:t xml:space="preserve"> a folder is created for each patient in which </w:t>
      </w:r>
      <w:r w:rsidR="00FA4386">
        <w:rPr>
          <w:lang w:val="en-GB"/>
        </w:rPr>
        <w:t xml:space="preserve">we store </w:t>
      </w:r>
      <w:r w:rsidR="00A81B93" w:rsidRPr="00A81B93">
        <w:rPr>
          <w:lang w:val="en-GB"/>
        </w:rPr>
        <w:t xml:space="preserve">the photographs that are used for </w:t>
      </w:r>
      <w:r w:rsidR="00FA4386">
        <w:rPr>
          <w:lang w:val="en-GB"/>
        </w:rPr>
        <w:t xml:space="preserve">his/her </w:t>
      </w:r>
      <w:r w:rsidR="00A81B93" w:rsidRPr="00A81B93">
        <w:rPr>
          <w:lang w:val="en-GB"/>
        </w:rPr>
        <w:t>later identification.</w:t>
      </w:r>
      <w:r w:rsidR="00A81B93">
        <w:rPr>
          <w:lang w:val="en-GB"/>
        </w:rPr>
        <w:t xml:space="preserve"> </w:t>
      </w:r>
    </w:p>
    <w:p w:rsidR="0019729B" w:rsidRPr="00FE1216" w:rsidRDefault="00DA4E1B" w:rsidP="007B181B">
      <w:pPr>
        <w:pStyle w:val="NoindentNormal"/>
        <w:spacing w:before="120"/>
        <w:rPr>
          <w:lang w:val="en-GB"/>
        </w:rPr>
      </w:pPr>
      <w:proofErr w:type="gramStart"/>
      <w:r w:rsidRPr="004F3A3E">
        <w:rPr>
          <w:i/>
          <w:lang w:val="en-GB"/>
        </w:rPr>
        <w:t xml:space="preserve">User </w:t>
      </w:r>
      <w:r w:rsidR="00CC6E42" w:rsidRPr="004F3A3E">
        <w:rPr>
          <w:i/>
          <w:lang w:val="en-GB"/>
        </w:rPr>
        <w:t>Interaction</w:t>
      </w:r>
      <w:r w:rsidRPr="004F3A3E">
        <w:rPr>
          <w:lang w:val="en-GB"/>
        </w:rPr>
        <w:t>.</w:t>
      </w:r>
      <w:proofErr w:type="gramEnd"/>
      <w:r w:rsidRPr="004F3A3E">
        <w:rPr>
          <w:lang w:val="en-GB"/>
        </w:rPr>
        <w:t xml:space="preserve"> </w:t>
      </w:r>
      <w:r w:rsidR="00B848DB" w:rsidRPr="00B848DB">
        <w:rPr>
          <w:lang w:val="en-GB"/>
        </w:rPr>
        <w:t>The dispenser works non-intrusively</w:t>
      </w:r>
      <w:r w:rsidR="00B848DB">
        <w:rPr>
          <w:lang w:val="en-GB"/>
        </w:rPr>
        <w:t>. Thus,</w:t>
      </w:r>
      <w:r w:rsidR="00B848DB" w:rsidRPr="00B848DB">
        <w:rPr>
          <w:lang w:val="en-GB"/>
        </w:rPr>
        <w:t xml:space="preserve"> when the PIR sensor detects any movement near the dispenser</w:t>
      </w:r>
      <w:r w:rsidR="00B848DB">
        <w:rPr>
          <w:lang w:val="en-GB"/>
        </w:rPr>
        <w:t>,</w:t>
      </w:r>
      <w:r w:rsidR="00B848DB" w:rsidRPr="00B848DB">
        <w:rPr>
          <w:lang w:val="en-GB"/>
        </w:rPr>
        <w:t xml:space="preserve"> the camera is activated to try to identify if the person approaching is a registered patient. In that case</w:t>
      </w:r>
      <w:r w:rsidR="00B848DB">
        <w:rPr>
          <w:lang w:val="en-GB"/>
        </w:rPr>
        <w:t>,</w:t>
      </w:r>
      <w:r w:rsidR="00B848DB" w:rsidRPr="00B848DB">
        <w:rPr>
          <w:lang w:val="en-GB"/>
        </w:rPr>
        <w:t xml:space="preserve"> after identifying</w:t>
      </w:r>
      <w:r w:rsidR="003F1F94">
        <w:rPr>
          <w:lang w:val="en-GB"/>
        </w:rPr>
        <w:t xml:space="preserve"> him/her,</w:t>
      </w:r>
      <w:r w:rsidR="00B848DB" w:rsidRPr="00B848DB">
        <w:rPr>
          <w:lang w:val="en-GB"/>
        </w:rPr>
        <w:t xml:space="preserve"> if it is time to take some of </w:t>
      </w:r>
      <w:r w:rsidR="003F1F94">
        <w:rPr>
          <w:lang w:val="en-GB"/>
        </w:rPr>
        <w:t>his/her</w:t>
      </w:r>
      <w:r w:rsidR="00B848DB" w:rsidRPr="00B848DB">
        <w:rPr>
          <w:lang w:val="en-GB"/>
        </w:rPr>
        <w:t xml:space="preserve"> medicines</w:t>
      </w:r>
      <w:r w:rsidR="003F1F94">
        <w:rPr>
          <w:lang w:val="en-GB"/>
        </w:rPr>
        <w:t>,</w:t>
      </w:r>
      <w:r w:rsidR="00B848DB" w:rsidRPr="00B848DB">
        <w:rPr>
          <w:lang w:val="en-GB"/>
        </w:rPr>
        <w:t xml:space="preserve"> they will be dispensed</w:t>
      </w:r>
      <w:r w:rsidR="003F1F94">
        <w:rPr>
          <w:lang w:val="en-GB"/>
        </w:rPr>
        <w:t>;</w:t>
      </w:r>
      <w:r w:rsidR="00B848DB" w:rsidRPr="00B848DB">
        <w:rPr>
          <w:lang w:val="en-GB"/>
        </w:rPr>
        <w:t xml:space="preserve"> </w:t>
      </w:r>
      <w:r w:rsidR="003F1F94" w:rsidRPr="00B848DB">
        <w:rPr>
          <w:lang w:val="en-GB"/>
        </w:rPr>
        <w:t>otherwise</w:t>
      </w:r>
      <w:r w:rsidR="003F1F94">
        <w:rPr>
          <w:lang w:val="en-GB"/>
        </w:rPr>
        <w:t>,</w:t>
      </w:r>
      <w:r w:rsidR="00B848DB" w:rsidRPr="00B848DB">
        <w:rPr>
          <w:lang w:val="en-GB"/>
        </w:rPr>
        <w:t xml:space="preserve"> </w:t>
      </w:r>
      <w:r w:rsidR="003F1F94" w:rsidRPr="00B848DB">
        <w:rPr>
          <w:lang w:val="en-GB"/>
        </w:rPr>
        <w:t xml:space="preserve">the time of </w:t>
      </w:r>
      <w:r w:rsidR="003F1F94">
        <w:rPr>
          <w:lang w:val="en-GB"/>
        </w:rPr>
        <w:t xml:space="preserve">his/her </w:t>
      </w:r>
      <w:r w:rsidR="003F1F94" w:rsidRPr="00B848DB">
        <w:rPr>
          <w:lang w:val="en-GB"/>
        </w:rPr>
        <w:t xml:space="preserve">next dose </w:t>
      </w:r>
      <w:r w:rsidR="00B848DB" w:rsidRPr="00B848DB">
        <w:rPr>
          <w:lang w:val="en-GB"/>
        </w:rPr>
        <w:t>will be shown on the LCD screen.</w:t>
      </w:r>
      <w:r w:rsidR="003F1F94">
        <w:rPr>
          <w:lang w:val="en-GB"/>
        </w:rPr>
        <w:t xml:space="preserve"> </w:t>
      </w:r>
      <w:r w:rsidR="003F1F94" w:rsidRPr="003F1F94">
        <w:rPr>
          <w:lang w:val="en-GB"/>
        </w:rPr>
        <w:t>Another way of interacting with the system would be through the mobile app</w:t>
      </w:r>
      <w:r w:rsidR="003851E8">
        <w:rPr>
          <w:lang w:val="en-GB"/>
        </w:rPr>
        <w:t>,</w:t>
      </w:r>
      <w:r w:rsidR="003F1F94" w:rsidRPr="003F1F94">
        <w:rPr>
          <w:lang w:val="en-GB"/>
        </w:rPr>
        <w:t xml:space="preserve"> which will be used </w:t>
      </w:r>
      <w:bookmarkStart w:id="62" w:name="OLE_LINK146"/>
      <w:bookmarkStart w:id="63" w:name="OLE_LINK148"/>
      <w:r w:rsidR="003851E8" w:rsidRPr="003F1F94">
        <w:rPr>
          <w:lang w:val="en-GB"/>
        </w:rPr>
        <w:t>mainly</w:t>
      </w:r>
      <w:bookmarkEnd w:id="62"/>
      <w:r w:rsidR="003851E8" w:rsidRPr="003F1F94">
        <w:rPr>
          <w:lang w:val="en-GB"/>
        </w:rPr>
        <w:t xml:space="preserve"> </w:t>
      </w:r>
      <w:bookmarkEnd w:id="63"/>
      <w:r w:rsidR="003F1F94" w:rsidRPr="003F1F94">
        <w:rPr>
          <w:lang w:val="en-GB"/>
        </w:rPr>
        <w:t>by caregivers.</w:t>
      </w:r>
      <w:r w:rsidR="003851E8">
        <w:rPr>
          <w:lang w:val="en-GB"/>
        </w:rPr>
        <w:t xml:space="preserve"> </w:t>
      </w:r>
      <w:r w:rsidR="003851E8" w:rsidRPr="003851E8">
        <w:rPr>
          <w:lang w:val="en-GB"/>
        </w:rPr>
        <w:t>Thus</w:t>
      </w:r>
      <w:r w:rsidR="003851E8">
        <w:rPr>
          <w:lang w:val="en-GB"/>
        </w:rPr>
        <w:t>,</w:t>
      </w:r>
      <w:r w:rsidR="003851E8" w:rsidRPr="003851E8">
        <w:rPr>
          <w:lang w:val="en-GB"/>
        </w:rPr>
        <w:t xml:space="preserve"> they will be the ones who will enter the system configuration data</w:t>
      </w:r>
      <w:r w:rsidR="003851E8">
        <w:rPr>
          <w:lang w:val="en-GB"/>
        </w:rPr>
        <w:t>,</w:t>
      </w:r>
      <w:r w:rsidR="003851E8" w:rsidRPr="003851E8">
        <w:rPr>
          <w:lang w:val="en-GB"/>
        </w:rPr>
        <w:t xml:space="preserve"> as well as their own data and those of the patients in their care</w:t>
      </w:r>
      <w:r w:rsidR="003851E8">
        <w:rPr>
          <w:lang w:val="en-GB"/>
        </w:rPr>
        <w:t>,</w:t>
      </w:r>
      <w:r w:rsidR="003851E8" w:rsidRPr="003851E8">
        <w:rPr>
          <w:lang w:val="en-GB"/>
        </w:rPr>
        <w:t xml:space="preserve"> in addition to the</w:t>
      </w:r>
      <w:r w:rsidR="003851E8">
        <w:rPr>
          <w:lang w:val="en-GB"/>
        </w:rPr>
        <w:t>ir</w:t>
      </w:r>
      <w:r w:rsidR="003851E8" w:rsidRPr="003851E8">
        <w:rPr>
          <w:lang w:val="en-GB"/>
        </w:rPr>
        <w:t xml:space="preserve"> doses of medications and the hours in which they must be taken.</w:t>
      </w:r>
      <w:r w:rsidR="003851E8">
        <w:rPr>
          <w:lang w:val="en-GB"/>
        </w:rPr>
        <w:t xml:space="preserve"> </w:t>
      </w:r>
      <w:r w:rsidR="003851E8" w:rsidRPr="003851E8">
        <w:rPr>
          <w:lang w:val="en-GB"/>
        </w:rPr>
        <w:t>The mobile app also serves for the caregiver to receive notifications about whether or not the patient has obtained the medications from the dispenser.</w:t>
      </w:r>
      <w:r w:rsidR="00B848DB">
        <w:rPr>
          <w:lang w:val="en-GB"/>
        </w:rPr>
        <w:t xml:space="preserve"> </w:t>
      </w:r>
      <w:r w:rsidR="003851E8" w:rsidRPr="007B181B">
        <w:rPr>
          <w:lang w:val="en-GB"/>
        </w:rPr>
        <w:t>If the patient is able to use a smartphone</w:t>
      </w:r>
      <w:r w:rsidR="007B181B">
        <w:rPr>
          <w:lang w:val="en-GB"/>
        </w:rPr>
        <w:t>,</w:t>
      </w:r>
      <w:r w:rsidR="003851E8" w:rsidRPr="007B181B">
        <w:rPr>
          <w:lang w:val="en-GB"/>
        </w:rPr>
        <w:t xml:space="preserve"> </w:t>
      </w:r>
      <w:r w:rsidR="007B181B">
        <w:rPr>
          <w:lang w:val="en-GB"/>
        </w:rPr>
        <w:t>he/she</w:t>
      </w:r>
      <w:r w:rsidR="003851E8" w:rsidRPr="007B181B">
        <w:rPr>
          <w:lang w:val="en-GB"/>
        </w:rPr>
        <w:t xml:space="preserve"> c</w:t>
      </w:r>
      <w:r w:rsidR="007B181B">
        <w:rPr>
          <w:lang w:val="en-GB"/>
        </w:rPr>
        <w:t>ould</w:t>
      </w:r>
      <w:r w:rsidR="003851E8" w:rsidRPr="007B181B">
        <w:rPr>
          <w:lang w:val="en-GB"/>
        </w:rPr>
        <w:t xml:space="preserve"> </w:t>
      </w:r>
      <w:r w:rsidR="007B181B">
        <w:rPr>
          <w:lang w:val="en-GB"/>
        </w:rPr>
        <w:t xml:space="preserve">also </w:t>
      </w:r>
      <w:r w:rsidR="003851E8" w:rsidRPr="007B181B">
        <w:rPr>
          <w:lang w:val="en-GB"/>
        </w:rPr>
        <w:t xml:space="preserve">receive reminders about </w:t>
      </w:r>
      <w:r w:rsidR="007B181B">
        <w:rPr>
          <w:lang w:val="en-GB"/>
        </w:rPr>
        <w:t>his/her</w:t>
      </w:r>
      <w:r w:rsidR="003851E8" w:rsidRPr="007B181B">
        <w:rPr>
          <w:lang w:val="en-GB"/>
        </w:rPr>
        <w:t xml:space="preserve"> </w:t>
      </w:r>
      <w:r w:rsidR="007B181B" w:rsidRPr="007B181B">
        <w:rPr>
          <w:lang w:val="en-GB"/>
        </w:rPr>
        <w:t xml:space="preserve">medicine </w:t>
      </w:r>
      <w:r w:rsidR="003851E8" w:rsidRPr="007B181B">
        <w:rPr>
          <w:lang w:val="en-GB"/>
        </w:rPr>
        <w:t>intake</w:t>
      </w:r>
      <w:r w:rsidR="007B181B">
        <w:rPr>
          <w:lang w:val="en-GB"/>
        </w:rPr>
        <w:t>s</w:t>
      </w:r>
      <w:r w:rsidR="003851E8" w:rsidRPr="007B181B">
        <w:rPr>
          <w:lang w:val="en-GB"/>
        </w:rPr>
        <w:t xml:space="preserve"> through the mobile app</w:t>
      </w:r>
      <w:r w:rsidR="007B181B">
        <w:rPr>
          <w:lang w:val="en-GB"/>
        </w:rPr>
        <w:t xml:space="preserve"> </w:t>
      </w:r>
      <w:r w:rsidR="007B181B">
        <w:rPr>
          <w:lang w:val="es-US"/>
        </w:rPr>
        <w:fldChar w:fldCharType="begin" w:fldLock="1"/>
      </w:r>
      <w:r w:rsidR="007B181B" w:rsidRPr="007B181B">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7B181B">
        <w:rPr>
          <w:lang w:val="es-US"/>
        </w:rPr>
        <w:fldChar w:fldCharType="separate"/>
      </w:r>
      <w:r w:rsidR="007B181B" w:rsidRPr="007B181B">
        <w:rPr>
          <w:noProof/>
          <w:lang w:val="en-GB"/>
        </w:rPr>
        <w:t>[33]</w:t>
      </w:r>
      <w:r w:rsidR="007B181B">
        <w:rPr>
          <w:lang w:val="es-US"/>
        </w:rPr>
        <w:fldChar w:fldCharType="end"/>
      </w:r>
      <w:r w:rsidR="007B181B">
        <w:rPr>
          <w:lang w:val="es-US"/>
        </w:rPr>
        <w:fldChar w:fldCharType="begin" w:fldLock="1"/>
      </w:r>
      <w:r w:rsidR="007B181B" w:rsidRPr="007B181B">
        <w:rPr>
          <w:lang w:val="en-GB"/>
        </w:rPr>
        <w:instrText>ADDIN CSL_CITATION {"citationItems":[{"id":"ITEM-1","itemData":{"DOI":"10.1109/ViTECoN.2019.8899</w:instrText>
      </w:r>
      <w:r w:rsidR="007B181B">
        <w:rPr>
          <w:lang w:val="es-US"/>
        </w:rPr>
        <w:instrText xml:space="preserve">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w:instrText>
      </w:r>
      <w:r w:rsidR="007B181B" w:rsidRPr="00B75FC7">
        <w:rPr>
          <w:lang w:val="en-GB"/>
          <w:rPrChange w:id="64" w:author="Miguel J. Hornos" w:date="2020-04-26T09:16:00Z">
            <w:rPr>
              <w:lang w:val="es-US"/>
            </w:rPr>
          </w:rPrChange>
        </w:rPr>
        <w:instrText>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B181B">
        <w:rPr>
          <w:lang w:val="es-US"/>
        </w:rPr>
        <w:fldChar w:fldCharType="separate"/>
      </w:r>
      <w:r w:rsidR="007B181B" w:rsidRPr="00B75FC7">
        <w:rPr>
          <w:noProof/>
          <w:lang w:val="en-GB"/>
          <w:rPrChange w:id="65" w:author="Miguel J. Hornos" w:date="2020-04-26T09:16:00Z">
            <w:rPr>
              <w:noProof/>
              <w:lang w:val="es-US"/>
            </w:rPr>
          </w:rPrChange>
        </w:rPr>
        <w:t>[35]</w:t>
      </w:r>
      <w:r w:rsidR="007B181B">
        <w:rPr>
          <w:lang w:val="es-US"/>
        </w:rPr>
        <w:fldChar w:fldCharType="end"/>
      </w:r>
      <w:r w:rsidR="007B181B" w:rsidRPr="00B75FC7">
        <w:rPr>
          <w:lang w:val="en-GB"/>
          <w:rPrChange w:id="66" w:author="Miguel J. Hornos" w:date="2020-04-26T09:16:00Z">
            <w:rPr>
              <w:lang w:val="es-US"/>
            </w:rPr>
          </w:rPrChange>
        </w:rPr>
        <w:t>.</w:t>
      </w:r>
      <w:r w:rsidR="003851E8" w:rsidRPr="00B75FC7">
        <w:rPr>
          <w:lang w:val="en-GB"/>
          <w:rPrChange w:id="67" w:author="Miguel J. Hornos" w:date="2020-04-26T09:16:00Z">
            <w:rPr>
              <w:lang w:val="es-ES"/>
            </w:rPr>
          </w:rPrChange>
        </w:rPr>
        <w:t xml:space="preserve"> </w:t>
      </w:r>
      <w:r w:rsidR="007B181B" w:rsidRPr="009A6DC1">
        <w:rPr>
          <w:lang w:val="en-GB"/>
        </w:rPr>
        <w:fldChar w:fldCharType="begin"/>
      </w:r>
      <w:r w:rsidR="007B181B" w:rsidRPr="009A6DC1">
        <w:rPr>
          <w:lang w:val="en-GB"/>
        </w:rPr>
        <w:instrText xml:space="preserve"> REF _Ref38434077 \h  \* MERGEFORMAT </w:instrText>
      </w:r>
      <w:r w:rsidR="007B181B" w:rsidRPr="009A6DC1">
        <w:rPr>
          <w:lang w:val="en-GB"/>
        </w:rPr>
      </w:r>
      <w:r w:rsidR="007B181B" w:rsidRPr="009A6DC1">
        <w:rPr>
          <w:lang w:val="en-GB"/>
        </w:rPr>
        <w:fldChar w:fldCharType="separate"/>
      </w:r>
      <w:r w:rsidR="007B181B" w:rsidRPr="009A6DC1">
        <w:rPr>
          <w:lang w:val="en-GB"/>
        </w:rPr>
        <w:t>Figure 2</w:t>
      </w:r>
      <w:r w:rsidR="007B181B" w:rsidRPr="009A6DC1">
        <w:rPr>
          <w:lang w:val="en-GB"/>
        </w:rPr>
        <w:fldChar w:fldCharType="end"/>
      </w:r>
      <w:r w:rsidR="007B181B" w:rsidRPr="009A6DC1">
        <w:rPr>
          <w:lang w:val="en-GB"/>
        </w:rPr>
        <w:t xml:space="preserve"> shows some screenshots of our mobile app. </w:t>
      </w:r>
      <w:r w:rsidR="00CE43EB" w:rsidRPr="009A6DC1">
        <w:rPr>
          <w:lang w:val="en-GB"/>
        </w:rPr>
        <w:t xml:space="preserve">The one on the left (A) </w:t>
      </w:r>
      <w:r w:rsidR="009A6DC1" w:rsidRPr="009A6DC1">
        <w:rPr>
          <w:lang w:val="en-GB"/>
        </w:rPr>
        <w:t>shows the menu for the caregiver profile.</w:t>
      </w:r>
      <w:r w:rsidR="009A6DC1">
        <w:rPr>
          <w:lang w:val="en-GB"/>
        </w:rPr>
        <w:t xml:space="preserve"> </w:t>
      </w:r>
      <w:r w:rsidR="005C51C3" w:rsidRPr="005C51C3">
        <w:rPr>
          <w:lang w:val="en-GB"/>
        </w:rPr>
        <w:t>In it</w:t>
      </w:r>
      <w:r w:rsidR="005C51C3">
        <w:rPr>
          <w:lang w:val="en-GB"/>
        </w:rPr>
        <w:t>,</w:t>
      </w:r>
      <w:r w:rsidR="005C51C3" w:rsidRPr="005C51C3">
        <w:rPr>
          <w:lang w:val="en-GB"/>
        </w:rPr>
        <w:t xml:space="preserve"> the </w:t>
      </w:r>
      <w:r w:rsidR="005C51C3" w:rsidRPr="00F04088">
        <w:rPr>
          <w:i/>
          <w:lang w:val="en-GB"/>
        </w:rPr>
        <w:t>Patients</w:t>
      </w:r>
      <w:r w:rsidR="005C51C3" w:rsidRPr="005C51C3">
        <w:rPr>
          <w:lang w:val="en-GB"/>
        </w:rPr>
        <w:t xml:space="preserve"> option gives access to the list of patients </w:t>
      </w:r>
      <w:r w:rsidR="00F04088" w:rsidRPr="00532CC7">
        <w:rPr>
          <w:lang w:val="en-GB"/>
        </w:rPr>
        <w:t>who are in charge of the caregiver</w:t>
      </w:r>
      <w:r w:rsidR="00F04088">
        <w:rPr>
          <w:lang w:val="en-GB"/>
        </w:rPr>
        <w:t>,</w:t>
      </w:r>
      <w:r w:rsidR="00F04088" w:rsidRPr="005C51C3">
        <w:rPr>
          <w:lang w:val="en-GB"/>
        </w:rPr>
        <w:t xml:space="preserve"> </w:t>
      </w:r>
      <w:r w:rsidR="00F04088">
        <w:rPr>
          <w:lang w:val="en-GB"/>
        </w:rPr>
        <w:t xml:space="preserve">as </w:t>
      </w:r>
      <w:r w:rsidR="005C51C3" w:rsidRPr="005C51C3">
        <w:rPr>
          <w:lang w:val="en-GB"/>
        </w:rPr>
        <w:t>shown in the central capture (B)</w:t>
      </w:r>
      <w:r w:rsidR="00F04088">
        <w:rPr>
          <w:lang w:val="en-GB"/>
        </w:rPr>
        <w:t>,</w:t>
      </w:r>
      <w:r w:rsidR="005C51C3" w:rsidRPr="005C51C3">
        <w:rPr>
          <w:lang w:val="en-GB"/>
        </w:rPr>
        <w:t xml:space="preserve"> which </w:t>
      </w:r>
      <w:r w:rsidR="00F04088">
        <w:rPr>
          <w:lang w:val="en-GB"/>
        </w:rPr>
        <w:t xml:space="preserve">also </w:t>
      </w:r>
      <w:r w:rsidR="005C51C3" w:rsidRPr="005C51C3">
        <w:rPr>
          <w:lang w:val="en-GB"/>
        </w:rPr>
        <w:t xml:space="preserve">allows adding more patients; the </w:t>
      </w:r>
      <w:r w:rsidR="005C51C3" w:rsidRPr="00F04088">
        <w:rPr>
          <w:i/>
          <w:lang w:val="en-GB"/>
        </w:rPr>
        <w:t>Dispensers</w:t>
      </w:r>
      <w:r w:rsidR="005C51C3" w:rsidRPr="005C51C3">
        <w:rPr>
          <w:lang w:val="en-GB"/>
        </w:rPr>
        <w:t xml:space="preserve"> option would show the list of nearby dispensers</w:t>
      </w:r>
      <w:r w:rsidR="00F04088">
        <w:rPr>
          <w:lang w:val="en-GB"/>
        </w:rPr>
        <w:t>,</w:t>
      </w:r>
      <w:r w:rsidR="005C51C3" w:rsidRPr="005C51C3">
        <w:rPr>
          <w:lang w:val="en-GB"/>
        </w:rPr>
        <w:t xml:space="preserve"> being necessary to have the Bluetooth of the </w:t>
      </w:r>
      <w:r w:rsidR="00F04088">
        <w:rPr>
          <w:lang w:val="en-GB"/>
        </w:rPr>
        <w:t>smartphone</w:t>
      </w:r>
      <w:r w:rsidR="005C51C3" w:rsidRPr="005C51C3">
        <w:rPr>
          <w:lang w:val="en-GB"/>
        </w:rPr>
        <w:t xml:space="preserve"> activated so that it can recognize them; and the </w:t>
      </w:r>
      <w:r w:rsidR="005C51C3" w:rsidRPr="00F04088">
        <w:rPr>
          <w:i/>
          <w:lang w:val="en-GB"/>
        </w:rPr>
        <w:t>Medicine Boxes</w:t>
      </w:r>
      <w:r w:rsidR="005C51C3" w:rsidRPr="005C51C3">
        <w:rPr>
          <w:lang w:val="en-GB"/>
        </w:rPr>
        <w:t xml:space="preserve"> option displays the screenshot (C)</w:t>
      </w:r>
      <w:r w:rsidR="00F04088">
        <w:rPr>
          <w:lang w:val="en-GB"/>
        </w:rPr>
        <w:t>,</w:t>
      </w:r>
      <w:r w:rsidR="005C51C3" w:rsidRPr="005C51C3">
        <w:rPr>
          <w:lang w:val="en-GB"/>
        </w:rPr>
        <w:t xml:space="preserve"> which shows buttons to manually dispense the </w:t>
      </w:r>
      <w:r w:rsidR="00F04088">
        <w:rPr>
          <w:lang w:val="en-GB"/>
        </w:rPr>
        <w:t xml:space="preserve">medicine </w:t>
      </w:r>
      <w:r w:rsidR="005C51C3" w:rsidRPr="005C51C3">
        <w:rPr>
          <w:lang w:val="en-GB"/>
        </w:rPr>
        <w:t xml:space="preserve">boxes that are at the bottom of the corresponding </w:t>
      </w:r>
      <w:r w:rsidR="00F04088">
        <w:rPr>
          <w:lang w:val="en-GB"/>
        </w:rPr>
        <w:t xml:space="preserve">(four) </w:t>
      </w:r>
      <w:r w:rsidR="005C51C3" w:rsidRPr="005C51C3">
        <w:rPr>
          <w:lang w:val="en-GB"/>
        </w:rPr>
        <w:t>compartments</w:t>
      </w:r>
      <w:r w:rsidR="00F04088">
        <w:rPr>
          <w:lang w:val="en-GB"/>
        </w:rPr>
        <w:t>,</w:t>
      </w:r>
      <w:r w:rsidR="005C51C3" w:rsidRPr="005C51C3">
        <w:rPr>
          <w:lang w:val="en-GB"/>
        </w:rPr>
        <w:t xml:space="preserve"> </w:t>
      </w:r>
      <w:r w:rsidR="00FE1216">
        <w:rPr>
          <w:lang w:val="en-GB"/>
        </w:rPr>
        <w:t xml:space="preserve">this </w:t>
      </w:r>
      <w:r w:rsidR="005C51C3" w:rsidRPr="005C51C3">
        <w:rPr>
          <w:lang w:val="en-GB"/>
        </w:rPr>
        <w:t xml:space="preserve">option </w:t>
      </w:r>
      <w:r w:rsidR="00FE1216">
        <w:rPr>
          <w:lang w:val="en-GB"/>
        </w:rPr>
        <w:t>must</w:t>
      </w:r>
      <w:r w:rsidR="005C51C3" w:rsidRPr="005C51C3">
        <w:rPr>
          <w:lang w:val="en-GB"/>
        </w:rPr>
        <w:t xml:space="preserve"> be used when the patient has not approached the dispenser when </w:t>
      </w:r>
      <w:r w:rsidR="00BD7819">
        <w:rPr>
          <w:lang w:val="en-GB"/>
        </w:rPr>
        <w:t>he/she</w:t>
      </w:r>
      <w:r w:rsidR="005C51C3" w:rsidRPr="005C51C3">
        <w:rPr>
          <w:lang w:val="en-GB"/>
        </w:rPr>
        <w:t xml:space="preserve"> should.</w:t>
      </w:r>
    </w:p>
    <w:p w:rsidR="00472035" w:rsidRDefault="00472035" w:rsidP="0019729B">
      <w:pPr>
        <w:pStyle w:val="Epgrafe"/>
        <w:jc w:val="center"/>
        <w:rPr>
          <w:b/>
          <w:lang w:val="es-US"/>
        </w:rPr>
      </w:pPr>
      <w:commentRangeStart w:id="68"/>
      <w:r>
        <w:rPr>
          <w:b/>
          <w:noProof/>
          <w:lang w:val="es-ES" w:eastAsia="es-ES"/>
        </w:rPr>
        <w:drawing>
          <wp:inline distT="0" distB="0" distL="0" distR="0" wp14:anchorId="7B8FE3B9" wp14:editId="5A2031C2">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commentRangeEnd w:id="68"/>
      <w:r w:rsidR="00672214">
        <w:rPr>
          <w:rStyle w:val="Refdecomentario"/>
        </w:rPr>
        <w:commentReference w:id="68"/>
      </w:r>
    </w:p>
    <w:p w:rsidR="0019729B" w:rsidRPr="00880B9A" w:rsidRDefault="0019729B" w:rsidP="004F440E">
      <w:pPr>
        <w:spacing w:before="120" w:after="120"/>
        <w:ind w:firstLine="0"/>
        <w:jc w:val="center"/>
        <w:rPr>
          <w:b/>
          <w:sz w:val="16"/>
          <w:lang w:val="en-GB"/>
          <w:rPrChange w:id="71" w:author="Miguel J. Hornos" w:date="2020-04-26T13:28:00Z">
            <w:rPr>
              <w:b/>
              <w:sz w:val="16"/>
              <w:lang w:val="es-US"/>
            </w:rPr>
          </w:rPrChange>
        </w:rPr>
      </w:pPr>
      <w:bookmarkStart w:id="72" w:name="_Ref38434077"/>
      <w:proofErr w:type="gramStart"/>
      <w:r w:rsidRPr="00880B9A">
        <w:rPr>
          <w:b/>
          <w:sz w:val="16"/>
          <w:lang w:val="en-GB"/>
          <w:rPrChange w:id="73" w:author="Miguel J. Hornos" w:date="2020-04-26T13:28:00Z">
            <w:rPr>
              <w:b/>
              <w:sz w:val="16"/>
              <w:lang w:val="es-US"/>
            </w:rPr>
          </w:rPrChange>
        </w:rPr>
        <w:t xml:space="preserve">Figure </w:t>
      </w:r>
      <w:r w:rsidRPr="004F440E">
        <w:rPr>
          <w:b/>
          <w:sz w:val="16"/>
          <w:lang w:val="es-US"/>
        </w:rPr>
        <w:fldChar w:fldCharType="begin"/>
      </w:r>
      <w:r w:rsidRPr="00880B9A">
        <w:rPr>
          <w:b/>
          <w:sz w:val="16"/>
          <w:lang w:val="en-GB"/>
          <w:rPrChange w:id="74" w:author="Miguel J. Hornos" w:date="2020-04-26T13:28:00Z">
            <w:rPr>
              <w:b/>
              <w:sz w:val="16"/>
              <w:lang w:val="es-US"/>
            </w:rPr>
          </w:rPrChange>
        </w:rPr>
        <w:instrText xml:space="preserve"> SEQ Figure \* ARABIC </w:instrText>
      </w:r>
      <w:r w:rsidRPr="004F440E">
        <w:rPr>
          <w:b/>
          <w:sz w:val="16"/>
          <w:lang w:val="es-US"/>
        </w:rPr>
        <w:fldChar w:fldCharType="separate"/>
      </w:r>
      <w:r w:rsidRPr="00880B9A">
        <w:rPr>
          <w:b/>
          <w:sz w:val="16"/>
          <w:lang w:val="en-GB"/>
          <w:rPrChange w:id="75" w:author="Miguel J. Hornos" w:date="2020-04-26T13:28:00Z">
            <w:rPr>
              <w:b/>
              <w:sz w:val="16"/>
              <w:lang w:val="es-US"/>
            </w:rPr>
          </w:rPrChange>
        </w:rPr>
        <w:t>2</w:t>
      </w:r>
      <w:r w:rsidRPr="004F440E">
        <w:rPr>
          <w:b/>
          <w:sz w:val="16"/>
          <w:lang w:val="es-US"/>
        </w:rPr>
        <w:fldChar w:fldCharType="end"/>
      </w:r>
      <w:bookmarkEnd w:id="72"/>
      <w:r w:rsidRPr="00880B9A">
        <w:rPr>
          <w:b/>
          <w:sz w:val="16"/>
          <w:lang w:val="en-GB"/>
          <w:rPrChange w:id="76" w:author="Miguel J. Hornos" w:date="2020-04-26T13:28:00Z">
            <w:rPr>
              <w:b/>
              <w:sz w:val="16"/>
              <w:lang w:val="es-US"/>
            </w:rPr>
          </w:rPrChange>
        </w:rPr>
        <w:t>.</w:t>
      </w:r>
      <w:proofErr w:type="gramEnd"/>
      <w:r w:rsidRPr="00880B9A">
        <w:rPr>
          <w:b/>
          <w:sz w:val="16"/>
          <w:lang w:val="en-GB"/>
          <w:rPrChange w:id="77" w:author="Miguel J. Hornos" w:date="2020-04-26T13:28:00Z">
            <w:rPr>
              <w:b/>
              <w:sz w:val="16"/>
              <w:lang w:val="es-US"/>
            </w:rPr>
          </w:rPrChange>
        </w:rPr>
        <w:t xml:space="preserve"> </w:t>
      </w:r>
      <w:del w:id="78" w:author="Miguel J. Hornos" w:date="2020-04-26T09:16:00Z">
        <w:r w:rsidRPr="00880B9A" w:rsidDel="00B75FC7">
          <w:rPr>
            <w:sz w:val="16"/>
            <w:lang w:val="en-GB"/>
            <w:rPrChange w:id="79" w:author="Miguel J. Hornos" w:date="2020-04-26T13:28:00Z">
              <w:rPr>
                <w:sz w:val="16"/>
                <w:lang w:val="es-US"/>
              </w:rPr>
            </w:rPrChange>
          </w:rPr>
          <w:delText>Capturas de las pantallas de la aplicación móvil</w:delText>
        </w:r>
      </w:del>
      <w:bookmarkStart w:id="80" w:name="OLE_LINK218"/>
      <w:bookmarkStart w:id="81" w:name="OLE_LINK219"/>
      <w:bookmarkStart w:id="82" w:name="OLE_LINK220"/>
      <w:proofErr w:type="gramStart"/>
      <w:ins w:id="83" w:author="Miguel J. Hornos" w:date="2020-04-26T09:16:00Z">
        <w:r w:rsidR="00B75FC7" w:rsidRPr="00B75FC7">
          <w:rPr>
            <w:sz w:val="16"/>
            <w:lang w:val="en-GB"/>
            <w:rPrChange w:id="84" w:author="Miguel J. Hornos" w:date="2020-04-26T09:17:00Z">
              <w:rPr>
                <w:sz w:val="16"/>
                <w:lang w:val="es-US"/>
              </w:rPr>
            </w:rPrChange>
          </w:rPr>
          <w:t xml:space="preserve">Some screenshots of the mobile </w:t>
        </w:r>
        <w:commentRangeStart w:id="85"/>
        <w:r w:rsidR="00B75FC7" w:rsidRPr="00B75FC7">
          <w:rPr>
            <w:sz w:val="16"/>
            <w:lang w:val="en-GB"/>
            <w:rPrChange w:id="86" w:author="Miguel J. Hornos" w:date="2020-04-26T09:17:00Z">
              <w:rPr>
                <w:sz w:val="16"/>
                <w:lang w:val="es-US"/>
              </w:rPr>
            </w:rPrChange>
          </w:rPr>
          <w:t>application</w:t>
        </w:r>
      </w:ins>
      <w:bookmarkEnd w:id="80"/>
      <w:commentRangeEnd w:id="85"/>
      <w:ins w:id="87" w:author="Miguel J. Hornos" w:date="2020-04-26T09:18:00Z">
        <w:r w:rsidR="00B75FC7">
          <w:rPr>
            <w:rStyle w:val="Refdecomentario"/>
          </w:rPr>
          <w:commentReference w:id="85"/>
        </w:r>
      </w:ins>
      <w:bookmarkEnd w:id="81"/>
      <w:bookmarkEnd w:id="82"/>
      <w:r w:rsidRPr="00880B9A">
        <w:rPr>
          <w:sz w:val="16"/>
          <w:lang w:val="en-GB"/>
          <w:rPrChange w:id="88" w:author="Miguel J. Hornos" w:date="2020-04-26T13:28:00Z">
            <w:rPr>
              <w:sz w:val="16"/>
              <w:lang w:val="es-US"/>
            </w:rPr>
          </w:rPrChange>
        </w:rPr>
        <w:t>.</w:t>
      </w:r>
      <w:proofErr w:type="gramEnd"/>
    </w:p>
    <w:p w:rsidR="000E349E" w:rsidRPr="000E6EC7" w:rsidRDefault="004F440E" w:rsidP="0019729B">
      <w:pPr>
        <w:pStyle w:val="NoindentNormal"/>
        <w:rPr>
          <w:lang w:val="en-GB" w:eastAsia="en-US"/>
        </w:rPr>
      </w:pPr>
      <w:proofErr w:type="gramStart"/>
      <w:r w:rsidRPr="00B75FC7">
        <w:rPr>
          <w:i/>
          <w:lang w:val="en-GB" w:eastAsia="en-US"/>
          <w:rPrChange w:id="89" w:author="Miguel J. Hornos" w:date="2020-04-26T09:16:00Z">
            <w:rPr>
              <w:i/>
              <w:lang w:val="es-ES" w:eastAsia="en-US"/>
            </w:rPr>
          </w:rPrChange>
        </w:rPr>
        <w:t>Internet</w:t>
      </w:r>
      <w:r w:rsidRPr="00B75FC7">
        <w:rPr>
          <w:lang w:val="en-GB" w:eastAsia="en-US"/>
          <w:rPrChange w:id="90" w:author="Miguel J. Hornos" w:date="2020-04-26T09:16:00Z">
            <w:rPr>
              <w:lang w:val="es-ES" w:eastAsia="en-US"/>
            </w:rPr>
          </w:rPrChange>
        </w:rPr>
        <w:t>.</w:t>
      </w:r>
      <w:proofErr w:type="gramEnd"/>
      <w:r w:rsidRPr="00B75FC7">
        <w:rPr>
          <w:lang w:val="en-GB"/>
          <w:rPrChange w:id="91" w:author="Miguel J. Hornos" w:date="2020-04-26T09:16:00Z">
            <w:rPr>
              <w:lang w:val="es-US"/>
            </w:rPr>
          </w:rPrChange>
        </w:rPr>
        <w:t xml:space="preserve"> </w:t>
      </w:r>
      <w:r w:rsidR="000E6EC7">
        <w:rPr>
          <w:lang w:val="en-GB"/>
        </w:rPr>
        <w:t xml:space="preserve">This layer is essential for </w:t>
      </w:r>
      <w:proofErr w:type="spellStart"/>
      <w:r w:rsidR="000E6EC7">
        <w:rPr>
          <w:lang w:val="en-GB"/>
        </w:rPr>
        <w:t>IoT</w:t>
      </w:r>
      <w:proofErr w:type="spellEnd"/>
      <w:r w:rsidR="000E6EC7">
        <w:rPr>
          <w:lang w:val="en-GB"/>
        </w:rPr>
        <w:t>-</w:t>
      </w:r>
      <w:r w:rsidR="000E6EC7" w:rsidRPr="000E6EC7">
        <w:rPr>
          <w:lang w:val="en-GB"/>
        </w:rPr>
        <w:t>based systems. In our case</w:t>
      </w:r>
      <w:r w:rsidR="000E6EC7">
        <w:rPr>
          <w:lang w:val="en-GB"/>
        </w:rPr>
        <w:t>,</w:t>
      </w:r>
      <w:r w:rsidR="000E6EC7" w:rsidRPr="000E6EC7">
        <w:rPr>
          <w:lang w:val="en-GB"/>
        </w:rPr>
        <w:t xml:space="preserve"> the Internet is used for cloud storage of all information and for remote processing when local devices do not have enough resources. All notifications intended for users are issued from a remote system</w:t>
      </w:r>
      <w:r w:rsidR="000E6EC7">
        <w:rPr>
          <w:lang w:val="en-GB"/>
        </w:rPr>
        <w:t>,</w:t>
      </w:r>
      <w:r w:rsidR="000E6EC7" w:rsidRPr="000E6EC7">
        <w:rPr>
          <w:lang w:val="en-GB"/>
        </w:rPr>
        <w:t xml:space="preserve"> </w:t>
      </w:r>
      <w:r w:rsidR="000E6EC7">
        <w:rPr>
          <w:lang w:val="en-GB"/>
        </w:rPr>
        <w:t xml:space="preserve">being </w:t>
      </w:r>
      <w:r w:rsidR="000E6EC7" w:rsidRPr="000E6EC7">
        <w:rPr>
          <w:lang w:val="en-GB"/>
        </w:rPr>
        <w:t>also essential to use the Internet</w:t>
      </w:r>
      <w:r w:rsidR="000E6EC7">
        <w:rPr>
          <w:lang w:val="en-GB"/>
        </w:rPr>
        <w:t xml:space="preserve"> </w:t>
      </w:r>
      <w:r w:rsidR="000E6EC7" w:rsidRPr="000E6EC7">
        <w:rPr>
          <w:lang w:val="en-GB"/>
        </w:rPr>
        <w:t xml:space="preserve">for </w:t>
      </w:r>
      <w:r w:rsidR="000E6EC7">
        <w:rPr>
          <w:lang w:val="en-GB"/>
        </w:rPr>
        <w:t>th</w:t>
      </w:r>
      <w:r w:rsidR="000E6EC7" w:rsidRPr="000E6EC7">
        <w:rPr>
          <w:lang w:val="en-GB"/>
        </w:rPr>
        <w:t>is.</w:t>
      </w:r>
    </w:p>
    <w:p w:rsidR="00E34AD7" w:rsidRDefault="000E349E" w:rsidP="000E349E">
      <w:pPr>
        <w:pStyle w:val="Ttulo2"/>
        <w:rPr>
          <w:lang w:eastAsia="en-US"/>
        </w:rPr>
      </w:pPr>
      <w:r>
        <w:rPr>
          <w:lang w:eastAsia="en-US"/>
        </w:rPr>
        <w:t>D</w:t>
      </w:r>
      <w:r w:rsidR="00082675">
        <w:rPr>
          <w:lang w:eastAsia="en-US"/>
        </w:rPr>
        <w:t xml:space="preserve">esign and </w:t>
      </w:r>
      <w:r w:rsidR="00CC6E42">
        <w:rPr>
          <w:lang w:eastAsia="en-US"/>
        </w:rPr>
        <w:t>Implementation Detai</w:t>
      </w:r>
      <w:r w:rsidR="00082675">
        <w:rPr>
          <w:lang w:eastAsia="en-US"/>
        </w:rPr>
        <w:t>ls</w:t>
      </w:r>
    </w:p>
    <w:p w:rsidR="005172CE" w:rsidRPr="00634D98" w:rsidRDefault="000E6EC7" w:rsidP="005172CE">
      <w:pPr>
        <w:pStyle w:val="NoindentNormal"/>
        <w:rPr>
          <w:lang w:val="en-GB"/>
        </w:rPr>
      </w:pPr>
      <w:r w:rsidRPr="000E6EC7">
        <w:rPr>
          <w:lang w:val="en-GB"/>
        </w:rPr>
        <w:t xml:space="preserve">The design </w:t>
      </w:r>
      <w:r>
        <w:rPr>
          <w:lang w:val="en-GB"/>
        </w:rPr>
        <w:t xml:space="preserve">of our smart medicine </w:t>
      </w:r>
      <w:r w:rsidRPr="000E6EC7">
        <w:rPr>
          <w:lang w:val="en-GB"/>
        </w:rPr>
        <w:t xml:space="preserve">dispenser is shown in </w:t>
      </w:r>
      <w:r w:rsidRPr="000E6EC7">
        <w:rPr>
          <w:bCs/>
          <w:lang w:val="es-US"/>
        </w:rPr>
        <w:fldChar w:fldCharType="begin"/>
      </w:r>
      <w:r w:rsidRPr="000E6EC7">
        <w:rPr>
          <w:bCs/>
          <w:lang w:val="en-GB"/>
        </w:rPr>
        <w:instrText xml:space="preserve"> REF _Ref38092027 \h  \* MERGEFORMAT </w:instrText>
      </w:r>
      <w:r w:rsidRPr="000E6EC7">
        <w:rPr>
          <w:bCs/>
          <w:lang w:val="es-US"/>
        </w:rPr>
      </w:r>
      <w:r w:rsidRPr="000E6EC7">
        <w:rPr>
          <w:bCs/>
          <w:lang w:val="es-US"/>
        </w:rPr>
        <w:fldChar w:fldCharType="separate"/>
      </w:r>
      <w:r w:rsidRPr="000E6EC7">
        <w:rPr>
          <w:bCs/>
          <w:lang w:val="en-GB"/>
        </w:rPr>
        <w:t>Figure 3</w:t>
      </w:r>
      <w:r w:rsidRPr="000E6EC7">
        <w:rPr>
          <w:bCs/>
          <w:lang w:val="es-US"/>
        </w:rPr>
        <w:fldChar w:fldCharType="end"/>
      </w:r>
      <w:r w:rsidRPr="000E6EC7">
        <w:rPr>
          <w:lang w:val="en-GB"/>
        </w:rPr>
        <w:t>.</w:t>
      </w:r>
      <w:r w:rsidR="004A2A64">
        <w:rPr>
          <w:lang w:val="en-GB"/>
        </w:rPr>
        <w:t xml:space="preserve"> In it, we can see the different hardware components that make up of the dispenser.</w:t>
      </w:r>
      <w:r>
        <w:rPr>
          <w:lang w:val="en-GB"/>
        </w:rPr>
        <w:t xml:space="preserve"> </w:t>
      </w:r>
      <w:r w:rsidR="004A2A64">
        <w:rPr>
          <w:lang w:val="en-GB"/>
        </w:rPr>
        <w:t xml:space="preserve">It can </w:t>
      </w:r>
      <w:r w:rsidRPr="000E6EC7">
        <w:rPr>
          <w:lang w:val="en-GB"/>
        </w:rPr>
        <w:t xml:space="preserve">be powered </w:t>
      </w:r>
      <w:r w:rsidR="004A2A64">
        <w:rPr>
          <w:lang w:val="en-GB"/>
        </w:rPr>
        <w:t xml:space="preserve">either </w:t>
      </w:r>
      <w:r w:rsidRPr="000E6EC7">
        <w:rPr>
          <w:lang w:val="en-GB"/>
        </w:rPr>
        <w:t xml:space="preserve">by </w:t>
      </w:r>
      <w:r w:rsidR="004A2A64">
        <w:rPr>
          <w:lang w:val="en-GB"/>
        </w:rPr>
        <w:t>batteries</w:t>
      </w:r>
      <w:r w:rsidRPr="000E6EC7">
        <w:rPr>
          <w:lang w:val="en-GB"/>
        </w:rPr>
        <w:t xml:space="preserve"> or connected directly to </w:t>
      </w:r>
      <w:r w:rsidR="004A2A64">
        <w:rPr>
          <w:lang w:val="en-GB"/>
        </w:rPr>
        <w:t xml:space="preserve">an </w:t>
      </w:r>
      <w:r w:rsidR="004A2A64" w:rsidRPr="004A2A64">
        <w:rPr>
          <w:lang w:val="en-GB"/>
        </w:rPr>
        <w:t>electrical supply socket</w:t>
      </w:r>
      <w:r w:rsidRPr="000E6EC7">
        <w:rPr>
          <w:lang w:val="en-GB"/>
        </w:rPr>
        <w:t xml:space="preserve">. </w:t>
      </w:r>
    </w:p>
    <w:p w:rsidR="00515937" w:rsidRDefault="00515937" w:rsidP="00634D98">
      <w:pPr>
        <w:spacing w:before="120"/>
        <w:ind w:firstLine="0"/>
        <w:jc w:val="center"/>
        <w:rPr>
          <w:lang w:val="es-US"/>
        </w:rPr>
      </w:pPr>
      <w:commentRangeStart w:id="92"/>
      <w:r>
        <w:rPr>
          <w:noProof/>
          <w:lang w:val="es-ES" w:eastAsia="es-ES"/>
        </w:rPr>
        <w:drawing>
          <wp:inline distT="0" distB="0" distL="0" distR="0" wp14:anchorId="4619AB89" wp14:editId="61D691C4">
            <wp:extent cx="4464685" cy="3641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enser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4685" cy="3641725"/>
                    </a:xfrm>
                    <a:prstGeom prst="rect">
                      <a:avLst/>
                    </a:prstGeom>
                  </pic:spPr>
                </pic:pic>
              </a:graphicData>
            </a:graphic>
          </wp:inline>
        </w:drawing>
      </w:r>
      <w:commentRangeEnd w:id="92"/>
      <w:r w:rsidR="00885BE7">
        <w:rPr>
          <w:rStyle w:val="Refdecomentario"/>
        </w:rPr>
        <w:commentReference w:id="92"/>
      </w:r>
    </w:p>
    <w:p w:rsidR="00515937" w:rsidRPr="00B75FC7" w:rsidRDefault="00515937" w:rsidP="004F440E">
      <w:pPr>
        <w:pStyle w:val="Epgrafe"/>
        <w:spacing w:before="120" w:after="120"/>
        <w:jc w:val="center"/>
        <w:rPr>
          <w:bCs/>
          <w:lang w:val="en-GB"/>
          <w:rPrChange w:id="93" w:author="Miguel J. Hornos" w:date="2020-04-26T09:22:00Z">
            <w:rPr>
              <w:bCs/>
              <w:lang w:val="es-US"/>
            </w:rPr>
          </w:rPrChange>
        </w:rPr>
      </w:pPr>
      <w:bookmarkStart w:id="94" w:name="_Ref38092027"/>
      <w:proofErr w:type="gramStart"/>
      <w:r w:rsidRPr="00B75FC7">
        <w:rPr>
          <w:b/>
          <w:lang w:val="en-GB"/>
          <w:rPrChange w:id="95" w:author="Miguel J. Hornos" w:date="2020-04-26T09:25:00Z">
            <w:rPr>
              <w:b/>
              <w:lang w:val="es-US"/>
            </w:rPr>
          </w:rPrChange>
        </w:rPr>
        <w:t xml:space="preserve">Figure </w:t>
      </w:r>
      <w:r w:rsidRPr="000E349E">
        <w:rPr>
          <w:b/>
          <w:lang w:val="es-US"/>
        </w:rPr>
        <w:fldChar w:fldCharType="begin"/>
      </w:r>
      <w:r w:rsidRPr="00B75FC7">
        <w:rPr>
          <w:b/>
          <w:lang w:val="en-GB"/>
          <w:rPrChange w:id="96" w:author="Miguel J. Hornos" w:date="2020-04-26T09:25:00Z">
            <w:rPr>
              <w:b/>
              <w:lang w:val="es-US"/>
            </w:rPr>
          </w:rPrChange>
        </w:rPr>
        <w:instrText xml:space="preserve"> SEQ Figure \* ARABIC </w:instrText>
      </w:r>
      <w:r w:rsidRPr="000E349E">
        <w:rPr>
          <w:b/>
          <w:lang w:val="es-US"/>
        </w:rPr>
        <w:fldChar w:fldCharType="separate"/>
      </w:r>
      <w:r w:rsidRPr="00B75FC7">
        <w:rPr>
          <w:b/>
          <w:noProof/>
          <w:lang w:val="en-GB"/>
          <w:rPrChange w:id="97" w:author="Miguel J. Hornos" w:date="2020-04-26T09:25:00Z">
            <w:rPr>
              <w:b/>
              <w:noProof/>
              <w:lang w:val="es-US"/>
            </w:rPr>
          </w:rPrChange>
        </w:rPr>
        <w:t>3</w:t>
      </w:r>
      <w:r w:rsidRPr="000E349E">
        <w:rPr>
          <w:b/>
          <w:lang w:val="es-US"/>
        </w:rPr>
        <w:fldChar w:fldCharType="end"/>
      </w:r>
      <w:bookmarkEnd w:id="94"/>
      <w:r w:rsidRPr="00B75FC7">
        <w:rPr>
          <w:b/>
          <w:lang w:val="en-GB"/>
          <w:rPrChange w:id="98" w:author="Miguel J. Hornos" w:date="2020-04-26T09:25:00Z">
            <w:rPr>
              <w:b/>
              <w:lang w:val="es-US"/>
            </w:rPr>
          </w:rPrChange>
        </w:rPr>
        <w:t>.</w:t>
      </w:r>
      <w:proofErr w:type="gramEnd"/>
      <w:r w:rsidRPr="00B75FC7">
        <w:rPr>
          <w:bCs/>
          <w:lang w:val="en-GB"/>
          <w:rPrChange w:id="99" w:author="Miguel J. Hornos" w:date="2020-04-26T09:25:00Z">
            <w:rPr>
              <w:bCs/>
              <w:lang w:val="es-US"/>
            </w:rPr>
          </w:rPrChange>
        </w:rPr>
        <w:t xml:space="preserve"> </w:t>
      </w:r>
      <w:proofErr w:type="gramStart"/>
      <w:ins w:id="100" w:author="Miguel J. Hornos" w:date="2020-04-26T09:25:00Z">
        <w:r w:rsidR="00B75FC7">
          <w:rPr>
            <w:bCs/>
            <w:lang w:val="en-GB"/>
          </w:rPr>
          <w:t xml:space="preserve">Design of </w:t>
        </w:r>
      </w:ins>
      <w:ins w:id="101" w:author="Miguel J. Hornos" w:date="2020-04-26T09:22:00Z">
        <w:r w:rsidR="00B75FC7" w:rsidRPr="00B75FC7">
          <w:rPr>
            <w:bCs/>
            <w:lang w:val="en-GB"/>
            <w:rPrChange w:id="102" w:author="Miguel J. Hornos" w:date="2020-04-26T09:22:00Z">
              <w:rPr>
                <w:bCs/>
                <w:lang w:val="es-US"/>
              </w:rPr>
            </w:rPrChange>
          </w:rPr>
          <w:t>the smar</w:t>
        </w:r>
        <w:r w:rsidR="00B75FC7">
          <w:rPr>
            <w:bCs/>
            <w:lang w:val="en-GB"/>
          </w:rPr>
          <w:t>t medicine dispenser</w:t>
        </w:r>
      </w:ins>
      <w:ins w:id="103" w:author="Miguel J. Hornos" w:date="2020-04-26T09:25:00Z">
        <w:r w:rsidR="00B75FC7">
          <w:rPr>
            <w:bCs/>
            <w:lang w:val="en-GB"/>
          </w:rPr>
          <w:t xml:space="preserve"> showing its </w:t>
        </w:r>
        <w:r w:rsidR="00B75FC7" w:rsidRPr="005A53FE">
          <w:rPr>
            <w:bCs/>
            <w:lang w:val="en-GB"/>
          </w:rPr>
          <w:t>hardware components</w:t>
        </w:r>
        <w:r w:rsidR="00B75FC7" w:rsidRPr="00B75FC7" w:rsidDel="00B75FC7">
          <w:rPr>
            <w:bCs/>
            <w:lang w:val="en-GB"/>
          </w:rPr>
          <w:t xml:space="preserve"> </w:t>
        </w:r>
        <w:r w:rsidR="00B75FC7">
          <w:rPr>
            <w:bCs/>
            <w:lang w:val="en-GB"/>
          </w:rPr>
          <w:t>and connections</w:t>
        </w:r>
      </w:ins>
      <w:del w:id="104" w:author="Miguel J. Hornos" w:date="2020-04-26T09:22:00Z">
        <w:r w:rsidRPr="00B75FC7" w:rsidDel="00B75FC7">
          <w:rPr>
            <w:bCs/>
            <w:lang w:val="en-GB"/>
            <w:rPrChange w:id="105" w:author="Miguel J. Hornos" w:date="2020-04-26T09:22:00Z">
              <w:rPr>
                <w:bCs/>
                <w:lang w:val="es-US"/>
              </w:rPr>
            </w:rPrChange>
          </w:rPr>
          <w:delText>Diseño del dispensador de medicinas</w:delText>
        </w:r>
      </w:del>
      <w:ins w:id="106" w:author="Miguel J. Hornos" w:date="2020-04-26T09:22:00Z">
        <w:r w:rsidR="00B75FC7">
          <w:rPr>
            <w:bCs/>
            <w:lang w:val="en-GB"/>
          </w:rPr>
          <w:t>.</w:t>
        </w:r>
      </w:ins>
      <w:proofErr w:type="gramEnd"/>
    </w:p>
    <w:p w:rsidR="00335838" w:rsidRPr="00B75FC7" w:rsidRDefault="008A18CE" w:rsidP="00634D98">
      <w:pPr>
        <w:ind w:firstLine="0"/>
        <w:rPr>
          <w:lang w:val="en-GB"/>
          <w:rPrChange w:id="107" w:author="Miguel J. Hornos" w:date="2020-04-26T09:16:00Z">
            <w:rPr>
              <w:lang w:val="es-ES"/>
            </w:rPr>
          </w:rPrChange>
        </w:rPr>
      </w:pPr>
      <w:r w:rsidRPr="008A18CE">
        <w:rPr>
          <w:lang w:val="en-GB"/>
        </w:rPr>
        <w:t xml:space="preserve">The dispenser is developed to supply the </w:t>
      </w:r>
      <w:r>
        <w:rPr>
          <w:lang w:val="en-GB"/>
        </w:rPr>
        <w:t xml:space="preserve">solid </w:t>
      </w:r>
      <w:r w:rsidRPr="008A18CE">
        <w:rPr>
          <w:lang w:val="en-GB"/>
        </w:rPr>
        <w:t>medications (pills</w:t>
      </w:r>
      <w:r>
        <w:rPr>
          <w:lang w:val="en-GB"/>
        </w:rPr>
        <w:t>,</w:t>
      </w:r>
      <w:r w:rsidRPr="008A18CE">
        <w:rPr>
          <w:lang w:val="en-GB"/>
        </w:rPr>
        <w:t xml:space="preserve"> capsules</w:t>
      </w:r>
      <w:r>
        <w:rPr>
          <w:lang w:val="en-GB"/>
        </w:rPr>
        <w:t>,</w:t>
      </w:r>
      <w:r w:rsidRPr="008A18CE">
        <w:rPr>
          <w:lang w:val="en-GB"/>
        </w:rPr>
        <w:t xml:space="preserve"> </w:t>
      </w:r>
      <w:r>
        <w:rPr>
          <w:lang w:val="en-GB"/>
        </w:rPr>
        <w:t>powder</w:t>
      </w:r>
      <w:proofErr w:type="gramStart"/>
      <w:r>
        <w:rPr>
          <w:lang w:val="en-GB"/>
        </w:rPr>
        <w:t>,</w:t>
      </w:r>
      <w:r w:rsidRPr="008A18CE">
        <w:rPr>
          <w:lang w:val="en-GB"/>
        </w:rPr>
        <w:t>...</w:t>
      </w:r>
      <w:proofErr w:type="gramEnd"/>
      <w:r w:rsidRPr="008A18CE">
        <w:rPr>
          <w:lang w:val="en-GB"/>
        </w:rPr>
        <w:t xml:space="preserve">) that each patient needs to take on </w:t>
      </w:r>
      <w:r>
        <w:rPr>
          <w:lang w:val="en-GB"/>
        </w:rPr>
        <w:t>schedule</w:t>
      </w:r>
      <w:r w:rsidRPr="008A18CE">
        <w:rPr>
          <w:lang w:val="en-GB"/>
        </w:rPr>
        <w:t>.</w:t>
      </w:r>
      <w:r w:rsidR="00415A06">
        <w:rPr>
          <w:lang w:val="en-GB"/>
        </w:rPr>
        <w:t xml:space="preserve"> </w:t>
      </w:r>
      <w:r w:rsidR="00415A06" w:rsidRPr="00415A06">
        <w:rPr>
          <w:lang w:val="en-GB"/>
        </w:rPr>
        <w:t xml:space="preserve">The physical model implemented for the dispenser is shown </w:t>
      </w:r>
      <w:r w:rsidR="00415A06">
        <w:rPr>
          <w:lang w:val="en-GB"/>
        </w:rPr>
        <w:t xml:space="preserve">through several photos </w:t>
      </w:r>
      <w:r w:rsidR="00415A06" w:rsidRPr="00415A06">
        <w:rPr>
          <w:lang w:val="en-GB"/>
        </w:rPr>
        <w:t xml:space="preserve">in </w:t>
      </w:r>
      <w:bookmarkStart w:id="108" w:name="OLE_LINK157"/>
      <w:r w:rsidR="00415A06" w:rsidRPr="00415A06">
        <w:rPr>
          <w:lang w:val="es-US"/>
        </w:rPr>
        <w:fldChar w:fldCharType="begin"/>
      </w:r>
      <w:r w:rsidR="00415A06" w:rsidRPr="00415A06">
        <w:rPr>
          <w:lang w:val="en-GB"/>
        </w:rPr>
        <w:instrText xml:space="preserve"> REF _Ref38432638 \h  \* MERGEFORMAT </w:instrText>
      </w:r>
      <w:r w:rsidR="00415A06" w:rsidRPr="00415A06">
        <w:rPr>
          <w:lang w:val="es-US"/>
        </w:rPr>
      </w:r>
      <w:r w:rsidR="00415A06" w:rsidRPr="00415A06">
        <w:rPr>
          <w:lang w:val="es-US"/>
        </w:rPr>
        <w:fldChar w:fldCharType="separate"/>
      </w:r>
      <w:r w:rsidR="00415A06" w:rsidRPr="00415A06">
        <w:rPr>
          <w:lang w:val="en-GB"/>
        </w:rPr>
        <w:t>Figure 4</w:t>
      </w:r>
      <w:r w:rsidR="00415A06" w:rsidRPr="00415A06">
        <w:rPr>
          <w:lang w:val="es-US"/>
        </w:rPr>
        <w:fldChar w:fldCharType="end"/>
      </w:r>
      <w:bookmarkEnd w:id="108"/>
      <w:r w:rsidR="00415A06" w:rsidRPr="00415A06">
        <w:rPr>
          <w:lang w:val="en-GB"/>
        </w:rPr>
        <w:t>.</w:t>
      </w:r>
      <w:r>
        <w:rPr>
          <w:lang w:val="en-GB"/>
        </w:rPr>
        <w:t xml:space="preserve"> </w:t>
      </w:r>
      <w:r w:rsidR="00415A06" w:rsidRPr="00415A06">
        <w:rPr>
          <w:lang w:val="en-GB"/>
        </w:rPr>
        <w:t xml:space="preserve">The one on the left (A) shows the </w:t>
      </w:r>
      <w:r w:rsidR="00FA4AC7">
        <w:rPr>
          <w:lang w:val="en-GB"/>
        </w:rPr>
        <w:t>inside</w:t>
      </w:r>
      <w:r w:rsidR="00415A06" w:rsidRPr="00415A06">
        <w:rPr>
          <w:lang w:val="en-GB"/>
        </w:rPr>
        <w:t xml:space="preserve"> of the dispenser (with the back cover removed)</w:t>
      </w:r>
      <w:r w:rsidR="00FA4AC7">
        <w:rPr>
          <w:lang w:val="en-GB"/>
        </w:rPr>
        <w:t>,</w:t>
      </w:r>
      <w:r w:rsidR="00415A06" w:rsidRPr="00415A06">
        <w:rPr>
          <w:lang w:val="en-GB"/>
        </w:rPr>
        <w:t xml:space="preserve"> where </w:t>
      </w:r>
      <w:r w:rsidR="00FA4AC7">
        <w:rPr>
          <w:lang w:val="en-GB"/>
        </w:rPr>
        <w:t xml:space="preserve">we can see </w:t>
      </w:r>
      <w:r w:rsidR="00415A06" w:rsidRPr="00415A06">
        <w:rPr>
          <w:lang w:val="en-GB"/>
        </w:rPr>
        <w:t>two shelves</w:t>
      </w:r>
      <w:r w:rsidR="00FA4AC7">
        <w:rPr>
          <w:lang w:val="en-GB"/>
        </w:rPr>
        <w:t>:</w:t>
      </w:r>
      <w:r w:rsidR="00415A06" w:rsidRPr="00415A06">
        <w:rPr>
          <w:lang w:val="en-GB"/>
        </w:rPr>
        <w:t xml:space="preserve"> A</w:t>
      </w:r>
      <w:r w:rsidR="00FA4AC7">
        <w:rPr>
          <w:lang w:val="en-GB"/>
        </w:rPr>
        <w:t>t</w:t>
      </w:r>
      <w:r w:rsidR="00415A06" w:rsidRPr="00415A06">
        <w:rPr>
          <w:lang w:val="en-GB"/>
        </w:rPr>
        <w:t xml:space="preserve"> the bottom </w:t>
      </w:r>
      <w:r w:rsidR="00FA4AC7">
        <w:rPr>
          <w:lang w:val="en-GB"/>
        </w:rPr>
        <w:t>one, there are four servo</w:t>
      </w:r>
      <w:r w:rsidR="00415A06" w:rsidRPr="00415A06">
        <w:rPr>
          <w:lang w:val="en-GB"/>
        </w:rPr>
        <w:t>motors</w:t>
      </w:r>
      <w:r w:rsidR="00FA4AC7">
        <w:rPr>
          <w:lang w:val="en-GB"/>
        </w:rPr>
        <w:t>,</w:t>
      </w:r>
      <w:r w:rsidR="00415A06" w:rsidRPr="00415A06">
        <w:rPr>
          <w:lang w:val="en-GB"/>
        </w:rPr>
        <w:t xml:space="preserve"> which are </w:t>
      </w:r>
      <w:r w:rsidR="00FA4AC7">
        <w:rPr>
          <w:lang w:val="en-GB"/>
        </w:rPr>
        <w:t xml:space="preserve">in charge of </w:t>
      </w:r>
      <w:r w:rsidR="00BD7819">
        <w:rPr>
          <w:lang w:val="en-GB"/>
        </w:rPr>
        <w:t xml:space="preserve">activating a mechanism with </w:t>
      </w:r>
      <w:r w:rsidR="00415A06" w:rsidRPr="00415A06">
        <w:rPr>
          <w:lang w:val="en-GB"/>
        </w:rPr>
        <w:t xml:space="preserve">a small rectangular piece that </w:t>
      </w:r>
      <w:r w:rsidR="00BD7819">
        <w:rPr>
          <w:lang w:val="en-GB"/>
        </w:rPr>
        <w:t xml:space="preserve">will push </w:t>
      </w:r>
      <w:r w:rsidR="00415A06" w:rsidRPr="00415A06">
        <w:rPr>
          <w:lang w:val="en-GB"/>
        </w:rPr>
        <w:t xml:space="preserve">the </w:t>
      </w:r>
      <w:bookmarkStart w:id="109" w:name="OLE_LINK159"/>
      <w:bookmarkStart w:id="110" w:name="OLE_LINK160"/>
      <w:r w:rsidR="00BD7819">
        <w:rPr>
          <w:lang w:val="en-GB"/>
        </w:rPr>
        <w:t>medicine</w:t>
      </w:r>
      <w:r w:rsidR="00BD7819" w:rsidRPr="00415A06">
        <w:rPr>
          <w:lang w:val="en-GB"/>
        </w:rPr>
        <w:t xml:space="preserve"> </w:t>
      </w:r>
      <w:bookmarkEnd w:id="109"/>
      <w:bookmarkEnd w:id="110"/>
      <w:r w:rsidR="00415A06" w:rsidRPr="00415A06">
        <w:rPr>
          <w:lang w:val="en-GB"/>
        </w:rPr>
        <w:t xml:space="preserve">box </w:t>
      </w:r>
      <w:r w:rsidR="00BD7819">
        <w:rPr>
          <w:lang w:val="en-GB"/>
        </w:rPr>
        <w:t xml:space="preserve">which is </w:t>
      </w:r>
      <w:r w:rsidR="00415A06" w:rsidRPr="00415A06">
        <w:rPr>
          <w:lang w:val="en-GB"/>
        </w:rPr>
        <w:t xml:space="preserve">at the bottom of the corresponding compartment towards the dispenser tray.  </w:t>
      </w:r>
      <w:r w:rsidR="000F4B3B" w:rsidRPr="000F4B3B">
        <w:rPr>
          <w:lang w:val="en-GB"/>
        </w:rPr>
        <w:t>At</w:t>
      </w:r>
      <w:r w:rsidR="00415A06" w:rsidRPr="000F4B3B">
        <w:rPr>
          <w:lang w:val="en-GB"/>
        </w:rPr>
        <w:t xml:space="preserve"> the top shelf</w:t>
      </w:r>
      <w:r w:rsidR="000F4B3B" w:rsidRPr="000F4B3B">
        <w:rPr>
          <w:lang w:val="en-GB"/>
        </w:rPr>
        <w:t>, we can see</w:t>
      </w:r>
      <w:r w:rsidR="00415A06" w:rsidRPr="000F4B3B">
        <w:rPr>
          <w:lang w:val="en-GB"/>
        </w:rPr>
        <w:t xml:space="preserve"> the </w:t>
      </w:r>
      <w:r w:rsidR="000F4B3B">
        <w:rPr>
          <w:lang w:val="en-GB"/>
        </w:rPr>
        <w:t xml:space="preserve">processing components, i.e., </w:t>
      </w:r>
      <w:r w:rsidR="00415A06" w:rsidRPr="000F4B3B">
        <w:rPr>
          <w:lang w:val="en-GB"/>
        </w:rPr>
        <w:t>an Arduino Uno R3 and a Raspberry Pi 3 model B</w:t>
      </w:r>
      <w:r w:rsidR="000F4B3B" w:rsidRPr="000F4B3B">
        <w:rPr>
          <w:lang w:val="en-GB"/>
        </w:rPr>
        <w:t>+</w:t>
      </w:r>
      <w:r w:rsidR="000F4B3B">
        <w:rPr>
          <w:lang w:val="en-GB"/>
        </w:rPr>
        <w:t>, as well as their connections</w:t>
      </w:r>
      <w:r w:rsidR="00415A06" w:rsidRPr="000F4B3B">
        <w:rPr>
          <w:lang w:val="en-GB"/>
        </w:rPr>
        <w:t>.</w:t>
      </w:r>
      <w:r w:rsidR="00DA1EDF">
        <w:rPr>
          <w:lang w:val="en-GB"/>
        </w:rPr>
        <w:t xml:space="preserve"> </w:t>
      </w:r>
      <w:r w:rsidR="00DA1EDF" w:rsidRPr="00DA1EDF">
        <w:rPr>
          <w:lang w:val="en-GB"/>
        </w:rPr>
        <w:t>The Arduino board controls the servomotors</w:t>
      </w:r>
      <w:r w:rsidR="00DA1EDF">
        <w:rPr>
          <w:lang w:val="en-GB"/>
        </w:rPr>
        <w:t>,</w:t>
      </w:r>
      <w:r w:rsidR="00DA1EDF" w:rsidRPr="00DA1EDF">
        <w:rPr>
          <w:lang w:val="en-GB"/>
        </w:rPr>
        <w:t xml:space="preserve"> the Bluetooth module and the </w:t>
      </w:r>
      <w:commentRangeStart w:id="111"/>
      <w:r w:rsidR="00DA1EDF" w:rsidRPr="00DA1EDF">
        <w:rPr>
          <w:lang w:val="en-GB"/>
        </w:rPr>
        <w:t>LCD screen</w:t>
      </w:r>
      <w:commentRangeEnd w:id="111"/>
      <w:r w:rsidR="00DA1EDF">
        <w:rPr>
          <w:rStyle w:val="Refdecomentario"/>
        </w:rPr>
        <w:commentReference w:id="111"/>
      </w:r>
      <w:r w:rsidR="00DA1EDF" w:rsidRPr="00DA1EDF">
        <w:rPr>
          <w:lang w:val="en-GB"/>
        </w:rPr>
        <w:t xml:space="preserve"> so that each of these elements fulfils their function</w:t>
      </w:r>
      <w:r w:rsidR="00DA1EDF">
        <w:rPr>
          <w:lang w:val="en-GB"/>
        </w:rPr>
        <w:t xml:space="preserve">, </w:t>
      </w:r>
      <w:bookmarkStart w:id="112" w:name="OLE_LINK158"/>
      <w:r w:rsidR="00DA1EDF" w:rsidRPr="00DA1EDF">
        <w:rPr>
          <w:lang w:val="en-GB"/>
        </w:rPr>
        <w:t xml:space="preserve">while the Raspberry </w:t>
      </w:r>
      <w:r w:rsidR="00DA1EDF">
        <w:rPr>
          <w:lang w:val="en-GB"/>
        </w:rPr>
        <w:t xml:space="preserve">one </w:t>
      </w:r>
      <w:r w:rsidR="00DA1EDF" w:rsidRPr="00DA1EDF">
        <w:rPr>
          <w:lang w:val="en-GB"/>
        </w:rPr>
        <w:t>manag</w:t>
      </w:r>
      <w:r w:rsidR="00DA1EDF">
        <w:rPr>
          <w:lang w:val="en-GB"/>
        </w:rPr>
        <w:t>es</w:t>
      </w:r>
      <w:r w:rsidR="00DA1EDF" w:rsidRPr="00DA1EDF">
        <w:rPr>
          <w:lang w:val="en-GB"/>
        </w:rPr>
        <w:t xml:space="preserve"> </w:t>
      </w:r>
      <w:r w:rsidR="00207096" w:rsidRPr="00DA1EDF">
        <w:rPr>
          <w:lang w:val="en-GB"/>
        </w:rPr>
        <w:t>the facial identification using the camera</w:t>
      </w:r>
      <w:r w:rsidR="00207096">
        <w:rPr>
          <w:lang w:val="en-GB"/>
        </w:rPr>
        <w:t>, as well as</w:t>
      </w:r>
      <w:r w:rsidR="00207096" w:rsidRPr="00DA1EDF">
        <w:rPr>
          <w:lang w:val="en-GB"/>
        </w:rPr>
        <w:t xml:space="preserve"> </w:t>
      </w:r>
      <w:r w:rsidR="00DA1EDF" w:rsidRPr="00DA1EDF">
        <w:rPr>
          <w:lang w:val="en-GB"/>
        </w:rPr>
        <w:t>the notifications through the LED lights and the sounds emitted by the buzzer.</w:t>
      </w:r>
      <w:r w:rsidR="00207096">
        <w:rPr>
          <w:lang w:val="en-GB"/>
        </w:rPr>
        <w:t xml:space="preserve"> As shown </w:t>
      </w:r>
      <w:r w:rsidR="00207096" w:rsidRPr="00207096">
        <w:rPr>
          <w:lang w:val="en-GB"/>
        </w:rPr>
        <w:t xml:space="preserve">in the top view (B) and in the front view (C) </w:t>
      </w:r>
      <w:r w:rsidR="00207096">
        <w:rPr>
          <w:lang w:val="en-GB"/>
        </w:rPr>
        <w:t xml:space="preserve">of </w:t>
      </w:r>
      <w:r w:rsidR="00207096" w:rsidRPr="00207096">
        <w:rPr>
          <w:lang w:val="en-GB"/>
        </w:rPr>
        <w:t>the dispenser</w:t>
      </w:r>
      <w:r w:rsidR="00207096">
        <w:rPr>
          <w:lang w:val="en-GB"/>
        </w:rPr>
        <w:t>,</w:t>
      </w:r>
      <w:r w:rsidR="00207096" w:rsidRPr="00207096">
        <w:rPr>
          <w:lang w:val="en-GB"/>
        </w:rPr>
        <w:t xml:space="preserve"> </w:t>
      </w:r>
      <w:r w:rsidR="00207096">
        <w:rPr>
          <w:lang w:val="en-GB"/>
        </w:rPr>
        <w:t xml:space="preserve">it </w:t>
      </w:r>
      <w:r w:rsidR="00207096" w:rsidRPr="00207096">
        <w:rPr>
          <w:lang w:val="en-GB"/>
        </w:rPr>
        <w:t>has four vertical compartments.</w:t>
      </w:r>
      <w:r w:rsidR="007F0732">
        <w:rPr>
          <w:lang w:val="en-GB"/>
        </w:rPr>
        <w:t xml:space="preserve"> </w:t>
      </w:r>
      <w:r w:rsidR="007F0732" w:rsidRPr="007F0732">
        <w:rPr>
          <w:lang w:val="en-GB"/>
        </w:rPr>
        <w:t>In each of them</w:t>
      </w:r>
      <w:r w:rsidR="007F0732">
        <w:rPr>
          <w:lang w:val="en-GB"/>
        </w:rPr>
        <w:t>, we</w:t>
      </w:r>
      <w:r w:rsidR="007F0732" w:rsidRPr="007F0732">
        <w:rPr>
          <w:lang w:val="en-GB"/>
        </w:rPr>
        <w:t xml:space="preserve"> </w:t>
      </w:r>
      <w:bookmarkStart w:id="113" w:name="OLE_LINK166"/>
      <w:r w:rsidR="007F0732" w:rsidRPr="007F0732">
        <w:rPr>
          <w:lang w:val="en-GB"/>
        </w:rPr>
        <w:t>can place</w:t>
      </w:r>
      <w:bookmarkEnd w:id="113"/>
      <w:r w:rsidR="007F0732" w:rsidRPr="007F0732">
        <w:rPr>
          <w:lang w:val="en-GB"/>
        </w:rPr>
        <w:t xml:space="preserve"> up to 12 small boxes (48 in total) </w:t>
      </w:r>
      <w:r w:rsidR="007F0732">
        <w:rPr>
          <w:lang w:val="en-GB"/>
        </w:rPr>
        <w:t xml:space="preserve">like the one </w:t>
      </w:r>
      <w:r w:rsidR="007F0732" w:rsidRPr="007F0732">
        <w:rPr>
          <w:lang w:val="en-GB"/>
        </w:rPr>
        <w:t>shown in the photo on the right (D).</w:t>
      </w:r>
      <w:r w:rsidR="007F0732">
        <w:rPr>
          <w:lang w:val="en-GB"/>
        </w:rPr>
        <w:t xml:space="preserve"> </w:t>
      </w:r>
      <w:r w:rsidR="00F03F91" w:rsidRPr="00F03F91">
        <w:rPr>
          <w:lang w:val="en-GB"/>
        </w:rPr>
        <w:t xml:space="preserve">All the medicines that </w:t>
      </w:r>
      <w:r w:rsidR="00F03F91">
        <w:rPr>
          <w:lang w:val="en-GB"/>
        </w:rPr>
        <w:t>a</w:t>
      </w:r>
      <w:r w:rsidR="00F03F91" w:rsidRPr="00F03F91">
        <w:rPr>
          <w:lang w:val="en-GB"/>
        </w:rPr>
        <w:t xml:space="preserve"> patient must take at a certain time </w:t>
      </w:r>
      <w:r w:rsidR="00F03F91">
        <w:rPr>
          <w:lang w:val="en-GB"/>
        </w:rPr>
        <w:t>should</w:t>
      </w:r>
      <w:r w:rsidR="00F03F91" w:rsidRPr="00F03F91">
        <w:rPr>
          <w:lang w:val="en-GB"/>
        </w:rPr>
        <w:t xml:space="preserve"> be introduced</w:t>
      </w:r>
      <w:r w:rsidR="00F03F91">
        <w:rPr>
          <w:lang w:val="en-GB"/>
        </w:rPr>
        <w:t xml:space="preserve"> </w:t>
      </w:r>
      <w:r w:rsidR="00F03F91" w:rsidRPr="00F03F91">
        <w:rPr>
          <w:lang w:val="en-GB"/>
        </w:rPr>
        <w:t xml:space="preserve">in </w:t>
      </w:r>
      <w:r w:rsidR="00F03F91">
        <w:rPr>
          <w:lang w:val="en-GB"/>
        </w:rPr>
        <w:t xml:space="preserve">one of these </w:t>
      </w:r>
      <w:r w:rsidR="00F03F91" w:rsidRPr="00F03F91">
        <w:rPr>
          <w:lang w:val="en-GB"/>
        </w:rPr>
        <w:t>box</w:t>
      </w:r>
      <w:r w:rsidR="00F03F91">
        <w:rPr>
          <w:lang w:val="en-GB"/>
        </w:rPr>
        <w:t xml:space="preserve">es (2.5 </w:t>
      </w:r>
      <w:r w:rsidR="00F03F91" w:rsidRPr="00F03F91">
        <w:rPr>
          <w:lang w:val="en-GB"/>
        </w:rPr>
        <w:t>cm</w:t>
      </w:r>
      <w:r w:rsidR="00F03F91">
        <w:rPr>
          <w:lang w:val="en-GB"/>
        </w:rPr>
        <w:t xml:space="preserve"> </w:t>
      </w:r>
      <w:bookmarkStart w:id="114" w:name="OLE_LINK167"/>
      <w:bookmarkStart w:id="115" w:name="OLE_LINK168"/>
      <w:r w:rsidR="00F03F91">
        <w:rPr>
          <w:lang w:val="en-GB"/>
        </w:rPr>
        <w:sym w:font="Symbol" w:char="F0B4"/>
      </w:r>
      <w:r w:rsidR="00F03F91" w:rsidRPr="00F03F91">
        <w:rPr>
          <w:lang w:val="en-GB"/>
        </w:rPr>
        <w:t xml:space="preserve"> </w:t>
      </w:r>
      <w:bookmarkEnd w:id="114"/>
      <w:bookmarkEnd w:id="115"/>
      <w:r w:rsidR="00F03F91" w:rsidRPr="00F03F91">
        <w:rPr>
          <w:lang w:val="en-GB"/>
        </w:rPr>
        <w:t xml:space="preserve">2 cm </w:t>
      </w:r>
      <w:r w:rsidR="00F03F91">
        <w:rPr>
          <w:lang w:val="en-GB"/>
        </w:rPr>
        <w:sym w:font="Symbol" w:char="F0B4"/>
      </w:r>
      <w:r w:rsidR="00F03F91" w:rsidRPr="00F03F91">
        <w:rPr>
          <w:lang w:val="en-GB"/>
        </w:rPr>
        <w:t xml:space="preserve"> 1 cm)</w:t>
      </w:r>
      <w:r w:rsidR="00F03F91">
        <w:rPr>
          <w:lang w:val="en-GB"/>
        </w:rPr>
        <w:t xml:space="preserve">. </w:t>
      </w:r>
      <w:r w:rsidR="00F03F91" w:rsidRPr="00F03F91">
        <w:rPr>
          <w:lang w:val="en-GB"/>
        </w:rPr>
        <w:t>Each box can have a different colour. Normally</w:t>
      </w:r>
      <w:r w:rsidR="00F03F91">
        <w:rPr>
          <w:lang w:val="en-GB"/>
        </w:rPr>
        <w:t>,</w:t>
      </w:r>
      <w:r w:rsidR="00F03F91" w:rsidRPr="00F03F91">
        <w:rPr>
          <w:lang w:val="en-GB"/>
        </w:rPr>
        <w:t xml:space="preserve"> the caregiver will be </w:t>
      </w:r>
      <w:r w:rsidR="00F03F91">
        <w:rPr>
          <w:lang w:val="en-GB"/>
        </w:rPr>
        <w:t xml:space="preserve">who </w:t>
      </w:r>
      <w:r w:rsidR="00F03F91" w:rsidRPr="00F03F91">
        <w:rPr>
          <w:lang w:val="en-GB"/>
        </w:rPr>
        <w:t>put the medic</w:t>
      </w:r>
      <w:r w:rsidR="00F03F91">
        <w:rPr>
          <w:lang w:val="en-GB"/>
        </w:rPr>
        <w:t xml:space="preserve">ines </w:t>
      </w:r>
      <w:r w:rsidR="00F03F91" w:rsidRPr="00F03F91">
        <w:rPr>
          <w:lang w:val="en-GB"/>
        </w:rPr>
        <w:t xml:space="preserve">in </w:t>
      </w:r>
      <w:r w:rsidR="00F03F91">
        <w:rPr>
          <w:lang w:val="en-GB"/>
        </w:rPr>
        <w:t>each box,</w:t>
      </w:r>
      <w:r w:rsidR="00F03F91" w:rsidRPr="00F03F91">
        <w:rPr>
          <w:lang w:val="en-GB"/>
        </w:rPr>
        <w:t xml:space="preserve"> and the</w:t>
      </w:r>
      <w:r w:rsidR="00F03F91">
        <w:rPr>
          <w:lang w:val="en-GB"/>
        </w:rPr>
        <w:t xml:space="preserve"> boxes inside</w:t>
      </w:r>
      <w:r w:rsidR="00F03F91" w:rsidRPr="00F03F91">
        <w:rPr>
          <w:lang w:val="en-GB"/>
        </w:rPr>
        <w:t xml:space="preserve"> the dispenser compartments.  Note that the dispenser could be shared by 4 patients</w:t>
      </w:r>
      <w:r w:rsidR="00C93DFC">
        <w:rPr>
          <w:lang w:val="en-GB"/>
        </w:rPr>
        <w:t>,</w:t>
      </w:r>
      <w:r w:rsidR="00F03F91" w:rsidRPr="00F03F91">
        <w:rPr>
          <w:lang w:val="en-GB"/>
        </w:rPr>
        <w:t xml:space="preserve"> assigning a different compartment to each patient.</w:t>
      </w:r>
      <w:r w:rsidR="00F03F91">
        <w:rPr>
          <w:lang w:val="en-GB"/>
        </w:rPr>
        <w:t xml:space="preserve"> </w:t>
      </w:r>
      <w:bookmarkEnd w:id="112"/>
    </w:p>
    <w:p w:rsidR="004B3E0A" w:rsidRDefault="00434F37" w:rsidP="004B3E0A">
      <w:pPr>
        <w:pStyle w:val="Epgrafe"/>
        <w:spacing w:before="120" w:after="120"/>
        <w:jc w:val="center"/>
        <w:rPr>
          <w:b/>
          <w:lang w:val="es-US"/>
        </w:rPr>
      </w:pPr>
      <w:bookmarkStart w:id="116" w:name="_Ref38205719"/>
      <w:bookmarkStart w:id="117" w:name="_Ref38432638"/>
      <w:r>
        <w:rPr>
          <w:b/>
          <w:noProof/>
          <w:lang w:val="es-ES" w:eastAsia="es-ES"/>
        </w:rPr>
        <w:drawing>
          <wp:inline distT="0" distB="0" distL="0" distR="0" wp14:anchorId="4E667A76" wp14:editId="4C74E62B">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p>
    <w:p w:rsidR="000E349E" w:rsidRPr="00B51296" w:rsidRDefault="000E349E" w:rsidP="004B3E0A">
      <w:pPr>
        <w:pStyle w:val="Epgrafe"/>
        <w:spacing w:before="120" w:after="120"/>
        <w:jc w:val="center"/>
        <w:rPr>
          <w:bCs/>
          <w:lang w:val="en-GB"/>
          <w:rPrChange w:id="118" w:author="Miguel J. Hornos" w:date="2020-04-26T09:27:00Z">
            <w:rPr>
              <w:bCs/>
              <w:lang w:val="es-US"/>
            </w:rPr>
          </w:rPrChange>
        </w:rPr>
      </w:pPr>
      <w:proofErr w:type="gramStart"/>
      <w:r w:rsidRPr="00B51296">
        <w:rPr>
          <w:b/>
          <w:lang w:val="en-GB"/>
          <w:rPrChange w:id="119" w:author="Miguel J. Hornos" w:date="2020-04-26T09:27:00Z">
            <w:rPr>
              <w:b/>
              <w:lang w:val="es-US"/>
            </w:rPr>
          </w:rPrChange>
        </w:rPr>
        <w:t xml:space="preserve">Figure </w:t>
      </w:r>
      <w:r w:rsidRPr="000E349E">
        <w:rPr>
          <w:b/>
          <w:lang w:val="es-US"/>
        </w:rPr>
        <w:fldChar w:fldCharType="begin"/>
      </w:r>
      <w:r w:rsidRPr="00B51296">
        <w:rPr>
          <w:b/>
          <w:lang w:val="en-GB"/>
          <w:rPrChange w:id="120" w:author="Miguel J. Hornos" w:date="2020-04-26T09:27:00Z">
            <w:rPr>
              <w:b/>
              <w:lang w:val="es-US"/>
            </w:rPr>
          </w:rPrChange>
        </w:rPr>
        <w:instrText xml:space="preserve"> SEQ Figure \* ARABIC </w:instrText>
      </w:r>
      <w:r w:rsidRPr="000E349E">
        <w:rPr>
          <w:b/>
          <w:lang w:val="es-US"/>
        </w:rPr>
        <w:fldChar w:fldCharType="separate"/>
      </w:r>
      <w:r w:rsidRPr="00B51296">
        <w:rPr>
          <w:b/>
          <w:lang w:val="en-GB"/>
          <w:rPrChange w:id="121" w:author="Miguel J. Hornos" w:date="2020-04-26T09:27:00Z">
            <w:rPr>
              <w:b/>
              <w:lang w:val="es-US"/>
            </w:rPr>
          </w:rPrChange>
        </w:rPr>
        <w:t>4</w:t>
      </w:r>
      <w:r w:rsidRPr="000E349E">
        <w:rPr>
          <w:b/>
          <w:lang w:val="es-US"/>
        </w:rPr>
        <w:fldChar w:fldCharType="end"/>
      </w:r>
      <w:bookmarkEnd w:id="116"/>
      <w:bookmarkEnd w:id="117"/>
      <w:r w:rsidRPr="00B51296">
        <w:rPr>
          <w:b/>
          <w:lang w:val="en-GB"/>
          <w:rPrChange w:id="122" w:author="Miguel J. Hornos" w:date="2020-04-26T09:27:00Z">
            <w:rPr>
              <w:b/>
              <w:lang w:val="es-US"/>
            </w:rPr>
          </w:rPrChange>
        </w:rPr>
        <w:t>.</w:t>
      </w:r>
      <w:proofErr w:type="gramEnd"/>
      <w:r w:rsidRPr="00B51296">
        <w:rPr>
          <w:b/>
          <w:lang w:val="en-GB"/>
          <w:rPrChange w:id="123" w:author="Miguel J. Hornos" w:date="2020-04-26T09:27:00Z">
            <w:rPr>
              <w:b/>
              <w:lang w:val="es-US"/>
            </w:rPr>
          </w:rPrChange>
        </w:rPr>
        <w:t xml:space="preserve"> </w:t>
      </w:r>
      <w:ins w:id="124" w:author="Miguel J. Hornos" w:date="2020-04-26T09:29:00Z">
        <w:r w:rsidR="00B51296" w:rsidRPr="00B51296">
          <w:rPr>
            <w:lang w:val="en-GB"/>
            <w:rPrChange w:id="125" w:author="Miguel J. Hornos" w:date="2020-04-26T09:29:00Z">
              <w:rPr>
                <w:b/>
                <w:lang w:val="en-GB"/>
              </w:rPr>
            </w:rPrChange>
          </w:rPr>
          <w:t>Photos from</w:t>
        </w:r>
        <w:r w:rsidR="00B51296">
          <w:rPr>
            <w:b/>
            <w:lang w:val="en-GB"/>
          </w:rPr>
          <w:t xml:space="preserve"> </w:t>
        </w:r>
      </w:ins>
      <w:ins w:id="126" w:author="Miguel J. Hornos" w:date="2020-04-26T09:27:00Z">
        <w:r w:rsidR="00B51296">
          <w:rPr>
            <w:lang w:val="en-GB"/>
          </w:rPr>
          <w:t xml:space="preserve">different perspectives of the </w:t>
        </w:r>
        <w:r w:rsidR="00B51296" w:rsidRPr="00B51296">
          <w:rPr>
            <w:bCs/>
            <w:lang w:val="en-GB"/>
          </w:rPr>
          <w:t xml:space="preserve">smart medicine dispenser and </w:t>
        </w:r>
      </w:ins>
      <w:ins w:id="127" w:author="Miguel J. Hornos" w:date="2020-04-26T09:30:00Z">
        <w:r w:rsidR="00B51296">
          <w:rPr>
            <w:bCs/>
            <w:lang w:val="en-GB"/>
          </w:rPr>
          <w:t>one of its</w:t>
        </w:r>
      </w:ins>
      <w:ins w:id="128" w:author="Miguel J. Hornos" w:date="2020-04-26T09:29:00Z">
        <w:r w:rsidR="00B51296">
          <w:rPr>
            <w:bCs/>
            <w:lang w:val="en-GB"/>
          </w:rPr>
          <w:t xml:space="preserve"> </w:t>
        </w:r>
      </w:ins>
      <w:ins w:id="129" w:author="Miguel J. Hornos" w:date="2020-04-26T09:27:00Z">
        <w:r w:rsidR="00B51296" w:rsidRPr="00B51296">
          <w:rPr>
            <w:bCs/>
            <w:lang w:val="en-GB"/>
            <w:rPrChange w:id="130" w:author="Miguel J. Hornos" w:date="2020-04-26T09:27:00Z">
              <w:rPr>
                <w:bCs/>
                <w:lang w:val="es-US"/>
              </w:rPr>
            </w:rPrChange>
          </w:rPr>
          <w:t xml:space="preserve">medicine </w:t>
        </w:r>
        <w:proofErr w:type="gramStart"/>
        <w:r w:rsidR="00B51296" w:rsidRPr="00B51296">
          <w:rPr>
            <w:bCs/>
            <w:lang w:val="en-GB"/>
            <w:rPrChange w:id="131" w:author="Miguel J. Hornos" w:date="2020-04-26T09:27:00Z">
              <w:rPr>
                <w:bCs/>
                <w:lang w:val="es-US"/>
              </w:rPr>
            </w:rPrChange>
          </w:rPr>
          <w:t>box</w:t>
        </w:r>
      </w:ins>
      <w:proofErr w:type="gramEnd"/>
      <w:del w:id="132" w:author="Miguel J. Hornos" w:date="2020-04-26T09:27:00Z">
        <w:r w:rsidRPr="00B51296" w:rsidDel="00B51296">
          <w:rPr>
            <w:bCs/>
            <w:lang w:val="en-GB"/>
            <w:rPrChange w:id="133" w:author="Miguel J. Hornos" w:date="2020-04-26T09:27:00Z">
              <w:rPr>
                <w:bCs/>
                <w:lang w:val="es-US"/>
              </w:rPr>
            </w:rPrChange>
          </w:rPr>
          <w:delText>Dispensador inteligente de medicinas y la caja para colocar la medicina</w:delText>
        </w:r>
      </w:del>
      <w:r w:rsidR="004F440E" w:rsidRPr="00B51296">
        <w:rPr>
          <w:bCs/>
          <w:lang w:val="en-GB"/>
          <w:rPrChange w:id="134" w:author="Miguel J. Hornos" w:date="2020-04-26T09:27:00Z">
            <w:rPr>
              <w:bCs/>
              <w:lang w:val="es-US"/>
            </w:rPr>
          </w:rPrChange>
        </w:rPr>
        <w:t>.</w:t>
      </w:r>
    </w:p>
    <w:p w:rsidR="00F51D6A" w:rsidRDefault="00335838" w:rsidP="00335838">
      <w:pPr>
        <w:pStyle w:val="Ttulo1"/>
        <w:rPr>
          <w:lang w:eastAsia="en-US"/>
        </w:rPr>
      </w:pPr>
      <w:r w:rsidRPr="00335838">
        <w:rPr>
          <w:lang w:eastAsia="en-US"/>
        </w:rPr>
        <w:t xml:space="preserve">Conclusions and </w:t>
      </w:r>
      <w:r w:rsidR="00CC6E42" w:rsidRPr="00335838">
        <w:rPr>
          <w:lang w:eastAsia="en-US"/>
        </w:rPr>
        <w:t>Future Work</w:t>
      </w:r>
    </w:p>
    <w:p w:rsidR="001C1F5C" w:rsidRPr="00B75FC7" w:rsidRDefault="00871F45" w:rsidP="007D0B21">
      <w:pPr>
        <w:ind w:firstLine="0"/>
        <w:rPr>
          <w:lang w:val="en-GB"/>
          <w:rPrChange w:id="135" w:author="Miguel J. Hornos" w:date="2020-04-26T09:16:00Z">
            <w:rPr>
              <w:lang w:val="es-US"/>
            </w:rPr>
          </w:rPrChange>
        </w:rPr>
      </w:pPr>
      <w:r>
        <w:t xml:space="preserve">We have presented </w:t>
      </w:r>
      <w:r w:rsidRPr="00871F45">
        <w:rPr>
          <w:lang w:val="en-GB"/>
        </w:rPr>
        <w:t>a</w:t>
      </w:r>
      <w:r>
        <w:rPr>
          <w:lang w:val="en-GB"/>
        </w:rPr>
        <w:t xml:space="preserve"> smart </w:t>
      </w:r>
      <w:r w:rsidRPr="00871F45">
        <w:rPr>
          <w:lang w:val="en-GB"/>
        </w:rPr>
        <w:t xml:space="preserve">medicine dispenser that helps older people or people with a cognitive problem take their medicine doses </w:t>
      </w:r>
      <w:r>
        <w:rPr>
          <w:lang w:val="en-GB"/>
        </w:rPr>
        <w:t>on schedule</w:t>
      </w:r>
      <w:r w:rsidRPr="00871F45">
        <w:rPr>
          <w:lang w:val="en-GB"/>
        </w:rPr>
        <w:t>.</w:t>
      </w:r>
      <w:r>
        <w:rPr>
          <w:lang w:val="en-GB"/>
        </w:rPr>
        <w:t xml:space="preserve"> </w:t>
      </w:r>
      <w:r w:rsidRPr="00871F45">
        <w:rPr>
          <w:lang w:val="en-GB"/>
        </w:rPr>
        <w:t>In addition</w:t>
      </w:r>
      <w:r>
        <w:rPr>
          <w:lang w:val="en-GB"/>
        </w:rPr>
        <w:t>,</w:t>
      </w:r>
      <w:r w:rsidRPr="00871F45">
        <w:rPr>
          <w:lang w:val="en-GB"/>
        </w:rPr>
        <w:t xml:space="preserve"> it allows caregivers to supervise that their </w:t>
      </w:r>
      <w:r>
        <w:rPr>
          <w:lang w:val="en-GB"/>
        </w:rPr>
        <w:t>dependents</w:t>
      </w:r>
      <w:r w:rsidRPr="00871F45">
        <w:rPr>
          <w:lang w:val="en-GB"/>
        </w:rPr>
        <w:t xml:space="preserve"> take their medications on time.</w:t>
      </w:r>
      <w:r>
        <w:rPr>
          <w:lang w:val="en-GB"/>
        </w:rPr>
        <w:t xml:space="preserve"> </w:t>
      </w:r>
      <w:r w:rsidR="008022E7">
        <w:rPr>
          <w:lang w:val="en-GB"/>
        </w:rPr>
        <w:t xml:space="preserve">Using </w:t>
      </w:r>
      <w:r w:rsidRPr="00871F45">
        <w:rPr>
          <w:lang w:val="en-GB"/>
        </w:rPr>
        <w:t>a facial identification mechanism</w:t>
      </w:r>
      <w:r w:rsidR="008022E7">
        <w:rPr>
          <w:lang w:val="en-GB"/>
        </w:rPr>
        <w:t>, it</w:t>
      </w:r>
      <w:r w:rsidRPr="00871F45">
        <w:rPr>
          <w:lang w:val="en-GB"/>
        </w:rPr>
        <w:t xml:space="preserve"> recognizes </w:t>
      </w:r>
      <w:r w:rsidR="008022E7">
        <w:rPr>
          <w:lang w:val="en-GB"/>
        </w:rPr>
        <w:t>the</w:t>
      </w:r>
      <w:r w:rsidRPr="00871F45">
        <w:rPr>
          <w:lang w:val="en-GB"/>
        </w:rPr>
        <w:t xml:space="preserve"> patient</w:t>
      </w:r>
      <w:r w:rsidR="008022E7">
        <w:rPr>
          <w:lang w:val="en-GB"/>
        </w:rPr>
        <w:t>s</w:t>
      </w:r>
      <w:r w:rsidRPr="00871F45">
        <w:rPr>
          <w:lang w:val="en-GB"/>
        </w:rPr>
        <w:t xml:space="preserve"> registered in the system and supplies </w:t>
      </w:r>
      <w:r w:rsidR="008022E7">
        <w:rPr>
          <w:lang w:val="en-GB"/>
        </w:rPr>
        <w:t>them</w:t>
      </w:r>
      <w:r w:rsidRPr="00871F45">
        <w:rPr>
          <w:lang w:val="en-GB"/>
        </w:rPr>
        <w:t xml:space="preserve"> with the medicines </w:t>
      </w:r>
      <w:r w:rsidR="008022E7">
        <w:rPr>
          <w:lang w:val="en-GB"/>
        </w:rPr>
        <w:t xml:space="preserve">they </w:t>
      </w:r>
      <w:r w:rsidRPr="00871F45">
        <w:rPr>
          <w:lang w:val="en-GB"/>
        </w:rPr>
        <w:t xml:space="preserve">should take just when </w:t>
      </w:r>
      <w:r w:rsidR="008022E7">
        <w:rPr>
          <w:lang w:val="en-GB"/>
        </w:rPr>
        <w:t>needed</w:t>
      </w:r>
      <w:r w:rsidRPr="00871F45">
        <w:rPr>
          <w:lang w:val="en-GB"/>
        </w:rPr>
        <w:t>.</w:t>
      </w:r>
      <w:r>
        <w:rPr>
          <w:lang w:val="en-GB"/>
        </w:rPr>
        <w:t xml:space="preserve"> </w:t>
      </w:r>
      <w:r w:rsidR="008022E7" w:rsidRPr="008022E7">
        <w:rPr>
          <w:lang w:val="en-GB"/>
        </w:rPr>
        <w:t>Every time the dispenser provides a medicine box</w:t>
      </w:r>
      <w:r w:rsidR="008022E7">
        <w:rPr>
          <w:lang w:val="en-GB"/>
        </w:rPr>
        <w:t>,</w:t>
      </w:r>
      <w:r w:rsidR="008022E7" w:rsidRPr="008022E7">
        <w:rPr>
          <w:lang w:val="en-GB"/>
        </w:rPr>
        <w:t xml:space="preserve"> it generat</w:t>
      </w:r>
      <w:r w:rsidR="008022E7">
        <w:rPr>
          <w:lang w:val="en-GB"/>
        </w:rPr>
        <w:t>es</w:t>
      </w:r>
      <w:r w:rsidR="008022E7" w:rsidRPr="008022E7">
        <w:rPr>
          <w:lang w:val="en-GB"/>
        </w:rPr>
        <w:t xml:space="preserve"> a sound and illuminat</w:t>
      </w:r>
      <w:r w:rsidR="008022E7">
        <w:rPr>
          <w:lang w:val="en-GB"/>
        </w:rPr>
        <w:t>es</w:t>
      </w:r>
      <w:r w:rsidR="008022E7" w:rsidRPr="008022E7">
        <w:rPr>
          <w:lang w:val="en-GB"/>
        </w:rPr>
        <w:t xml:space="preserve"> the corresponding compartment.</w:t>
      </w:r>
      <w:r w:rsidR="008022E7">
        <w:rPr>
          <w:lang w:val="en-GB"/>
        </w:rPr>
        <w:t xml:space="preserve"> </w:t>
      </w:r>
      <w:r w:rsidR="008022E7" w:rsidRPr="008022E7">
        <w:rPr>
          <w:lang w:val="en-GB"/>
        </w:rPr>
        <w:t>The system also sends notifications to caregivers</w:t>
      </w:r>
      <w:r w:rsidR="00DC3F10">
        <w:rPr>
          <w:lang w:val="en-GB"/>
        </w:rPr>
        <w:t>,</w:t>
      </w:r>
      <w:r w:rsidR="008022E7" w:rsidRPr="008022E7">
        <w:rPr>
          <w:lang w:val="en-GB"/>
        </w:rPr>
        <w:t xml:space="preserve"> </w:t>
      </w:r>
      <w:r w:rsidR="00DC3F10" w:rsidRPr="00DC3F10">
        <w:rPr>
          <w:lang w:val="en-GB"/>
        </w:rPr>
        <w:t>informing them of the medicines dispensed to their dependents.</w:t>
      </w:r>
      <w:r w:rsidR="008022E7" w:rsidRPr="008022E7">
        <w:rPr>
          <w:lang w:val="en-GB"/>
        </w:rPr>
        <w:t xml:space="preserve"> Thus</w:t>
      </w:r>
      <w:r w:rsidR="00DC3F10">
        <w:rPr>
          <w:lang w:val="en-GB"/>
        </w:rPr>
        <w:t>,</w:t>
      </w:r>
      <w:r w:rsidR="008022E7" w:rsidRPr="008022E7">
        <w:rPr>
          <w:lang w:val="en-GB"/>
        </w:rPr>
        <w:t xml:space="preserve"> they can supervise the correct administration of medications and act when necessary (</w:t>
      </w:r>
      <w:r w:rsidR="00DC3F10">
        <w:rPr>
          <w:lang w:val="en-GB"/>
        </w:rPr>
        <w:t xml:space="preserve">e.g., when somebody </w:t>
      </w:r>
      <w:r w:rsidR="008022E7" w:rsidRPr="008022E7">
        <w:rPr>
          <w:lang w:val="en-GB"/>
        </w:rPr>
        <w:t>forget</w:t>
      </w:r>
      <w:r w:rsidR="00DC3F10">
        <w:rPr>
          <w:lang w:val="en-GB"/>
        </w:rPr>
        <w:t>s</w:t>
      </w:r>
      <w:r w:rsidR="008022E7" w:rsidRPr="008022E7">
        <w:rPr>
          <w:lang w:val="en-GB"/>
        </w:rPr>
        <w:t xml:space="preserve"> to take a dose).</w:t>
      </w:r>
      <w:r w:rsidR="008022E7">
        <w:rPr>
          <w:lang w:val="en-GB"/>
        </w:rPr>
        <w:t xml:space="preserve"> </w:t>
      </w:r>
      <w:r w:rsidR="00DC3F10" w:rsidRPr="00DC3F10">
        <w:rPr>
          <w:lang w:val="en-GB"/>
        </w:rPr>
        <w:t>In addition</w:t>
      </w:r>
      <w:r w:rsidR="00DC3F10">
        <w:rPr>
          <w:lang w:val="en-GB"/>
        </w:rPr>
        <w:t>,</w:t>
      </w:r>
      <w:r w:rsidR="00DC3F10" w:rsidRPr="00DC3F10">
        <w:rPr>
          <w:lang w:val="en-GB"/>
        </w:rPr>
        <w:t xml:space="preserve"> those patients who can use the mobile app may be notified each time they have to take a dose</w:t>
      </w:r>
      <w:r w:rsidR="00DC3F10">
        <w:rPr>
          <w:lang w:val="en-GB"/>
        </w:rPr>
        <w:t>,</w:t>
      </w:r>
      <w:r w:rsidR="00DC3F10" w:rsidRPr="00DC3F10">
        <w:rPr>
          <w:lang w:val="en-GB"/>
        </w:rPr>
        <w:t xml:space="preserve"> so that they approach the dispenser to withdraw it.</w:t>
      </w:r>
      <w:r w:rsidR="00DC3F10">
        <w:rPr>
          <w:lang w:val="en-GB"/>
        </w:rPr>
        <w:t xml:space="preserve"> </w:t>
      </w:r>
    </w:p>
    <w:p w:rsidR="00BC1967" w:rsidRDefault="00DC3F10" w:rsidP="001C1F5C">
      <w:pPr>
        <w:rPr>
          <w:lang w:val="en-GB"/>
        </w:rPr>
      </w:pPr>
      <w:bookmarkStart w:id="136" w:name="OLE_LINK169"/>
      <w:bookmarkStart w:id="137" w:name="OLE_LINK170"/>
      <w:r w:rsidRPr="00DC3F10">
        <w:rPr>
          <w:lang w:val="en-GB"/>
        </w:rPr>
        <w:t>As future work</w:t>
      </w:r>
      <w:r w:rsidR="00AD72E6">
        <w:rPr>
          <w:lang w:val="en-GB"/>
        </w:rPr>
        <w:t>,</w:t>
      </w:r>
      <w:r w:rsidRPr="00DC3F10">
        <w:rPr>
          <w:lang w:val="en-GB"/>
        </w:rPr>
        <w:t xml:space="preserve"> we want to improve the proposed system</w:t>
      </w:r>
      <w:r w:rsidR="00AD72E6">
        <w:rPr>
          <w:lang w:val="en-GB"/>
        </w:rPr>
        <w:t>,</w:t>
      </w:r>
      <w:r w:rsidRPr="00DC3F10">
        <w:rPr>
          <w:lang w:val="en-GB"/>
        </w:rPr>
        <w:t xml:space="preserve"> closing the dispenser compartments so that they only open when the camera detects the face of the caregiver who must place the medicine boxes in them. </w:t>
      </w:r>
      <w:r w:rsidR="00D93AAC" w:rsidRPr="00D93AAC">
        <w:rPr>
          <w:lang w:val="en-GB"/>
        </w:rPr>
        <w:t>This would make it safer.</w:t>
      </w:r>
      <w:r w:rsidR="00D93AAC">
        <w:rPr>
          <w:lang w:val="en-GB"/>
        </w:rPr>
        <w:t xml:space="preserve"> </w:t>
      </w:r>
      <w:r w:rsidR="00AF03DE" w:rsidRPr="00AF03DE">
        <w:rPr>
          <w:lang w:val="en-GB"/>
        </w:rPr>
        <w:t>It would also be good for the system to automatically detect which medicines and how many of them the caregiver has put in the different compartments</w:t>
      </w:r>
      <w:r w:rsidR="00AF03DE">
        <w:rPr>
          <w:lang w:val="en-GB"/>
        </w:rPr>
        <w:t>;</w:t>
      </w:r>
      <w:r w:rsidR="00AF03DE" w:rsidRPr="00AF03DE">
        <w:rPr>
          <w:lang w:val="en-GB"/>
        </w:rPr>
        <w:t xml:space="preserve"> currently</w:t>
      </w:r>
      <w:r w:rsidR="00AF03DE">
        <w:rPr>
          <w:lang w:val="en-GB"/>
        </w:rPr>
        <w:t>,</w:t>
      </w:r>
      <w:r w:rsidR="00AF03DE" w:rsidRPr="00AF03DE">
        <w:rPr>
          <w:lang w:val="en-GB"/>
        </w:rPr>
        <w:t xml:space="preserve"> </w:t>
      </w:r>
      <w:r w:rsidR="00AF03DE">
        <w:rPr>
          <w:lang w:val="en-GB"/>
        </w:rPr>
        <w:t xml:space="preserve">he/she </w:t>
      </w:r>
      <w:r w:rsidR="00AF03DE" w:rsidRPr="00AF03DE">
        <w:rPr>
          <w:lang w:val="en-GB"/>
        </w:rPr>
        <w:t xml:space="preserve">is who must </w:t>
      </w:r>
      <w:r w:rsidR="00AF03DE">
        <w:rPr>
          <w:lang w:val="en-GB"/>
        </w:rPr>
        <w:t xml:space="preserve">provide </w:t>
      </w:r>
      <w:r w:rsidR="00AF03DE" w:rsidRPr="00AF03DE">
        <w:rPr>
          <w:lang w:val="en-GB"/>
        </w:rPr>
        <w:t>the</w:t>
      </w:r>
      <w:r w:rsidR="00AF03DE">
        <w:rPr>
          <w:lang w:val="en-GB"/>
        </w:rPr>
        <w:t>se</w:t>
      </w:r>
      <w:r w:rsidR="00AF03DE" w:rsidRPr="00AF03DE">
        <w:rPr>
          <w:lang w:val="en-GB"/>
        </w:rPr>
        <w:t xml:space="preserve"> data through the mobile app.</w:t>
      </w:r>
      <w:r w:rsidR="00AF03DE">
        <w:rPr>
          <w:lang w:val="en-GB"/>
        </w:rPr>
        <w:t xml:space="preserve"> Moreover, </w:t>
      </w:r>
      <w:r w:rsidR="00BC1967">
        <w:rPr>
          <w:lang w:val="en-GB"/>
        </w:rPr>
        <w:t xml:space="preserve">an interesting extension would be </w:t>
      </w:r>
      <w:r w:rsidR="00BC1967" w:rsidRPr="00BC1967">
        <w:rPr>
          <w:lang w:val="en-GB"/>
        </w:rPr>
        <w:t xml:space="preserve">the automatic request of the necessary </w:t>
      </w:r>
      <w:r w:rsidR="00BC1967">
        <w:rPr>
          <w:lang w:val="en-GB"/>
        </w:rPr>
        <w:t>medicine</w:t>
      </w:r>
      <w:r w:rsidR="00BC1967" w:rsidRPr="00BC1967">
        <w:rPr>
          <w:lang w:val="en-GB"/>
        </w:rPr>
        <w:t xml:space="preserve">s to a pharmacy by the system before the patient runs out </w:t>
      </w:r>
      <w:r w:rsidR="00BC1967">
        <w:rPr>
          <w:lang w:val="en-GB"/>
        </w:rPr>
        <w:t>his/her stock, since this</w:t>
      </w:r>
      <w:r w:rsidR="00BC1967" w:rsidRPr="00BC1967">
        <w:rPr>
          <w:lang w:val="en-GB"/>
        </w:rPr>
        <w:t xml:space="preserve"> will prevent him/her from losing any intake due to not having a certain medicine.</w:t>
      </w:r>
    </w:p>
    <w:bookmarkEnd w:id="136"/>
    <w:bookmarkEnd w:id="137"/>
    <w:p w:rsidR="000E349E" w:rsidRDefault="00DA4E1B" w:rsidP="00DA4E1B">
      <w:pPr>
        <w:pStyle w:val="Ttulo1"/>
        <w:numPr>
          <w:ilvl w:val="0"/>
          <w:numId w:val="0"/>
        </w:numPr>
      </w:pPr>
      <w:commentRangeStart w:id="138"/>
      <w:r w:rsidRPr="00DA4E1B">
        <w:t>References</w:t>
      </w:r>
      <w:commentRangeEnd w:id="138"/>
      <w:r>
        <w:rPr>
          <w:rStyle w:val="Refdecomentario"/>
          <w:rFonts w:cs="Times New Roman"/>
          <w:b w:val="0"/>
          <w:bCs w:val="0"/>
          <w:kern w:val="0"/>
        </w:rPr>
        <w:commentReference w:id="138"/>
      </w:r>
    </w:p>
    <w:p w:rsidR="00CF0E4E" w:rsidRPr="00CF0E4E" w:rsidRDefault="000E349E" w:rsidP="00DA4E1B">
      <w:pPr>
        <w:widowControl w:val="0"/>
        <w:autoSpaceDE w:val="0"/>
        <w:autoSpaceDN w:val="0"/>
        <w:adjustRightInd w:val="0"/>
        <w:ind w:left="369" w:hanging="369"/>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6E0C60">
        <w:rPr>
          <w:noProof/>
          <w:lang w:val="en-GB"/>
        </w:rPr>
        <w:t xml:space="preserve">[Online]. Available: https://population.un.org/wpp/Download/Standard/CSV/. </w:t>
      </w:r>
      <w:r w:rsidR="00CF0E4E" w:rsidRPr="00CF0E4E">
        <w:rPr>
          <w:noProof/>
        </w:rPr>
        <w:t>[Accessed: 07-Apr-2020].</w:t>
      </w:r>
    </w:p>
    <w:p w:rsidR="00CF0E4E" w:rsidRPr="00CF0E4E" w:rsidRDefault="00CF0E4E" w:rsidP="00DA4E1B">
      <w:pPr>
        <w:widowControl w:val="0"/>
        <w:autoSpaceDE w:val="0"/>
        <w:autoSpaceDN w:val="0"/>
        <w:adjustRightInd w:val="0"/>
        <w:ind w:left="369" w:hanging="369"/>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6E0C60">
        <w:rPr>
          <w:noProof/>
          <w:lang w:val="en-GB"/>
        </w:rPr>
        <w:t xml:space="preserve">[Online]. Available: https://ec.europa.eu/eurostat/databrowser/view/tps00208/default/table?lang=en. </w:t>
      </w:r>
      <w:r w:rsidRPr="00CF0E4E">
        <w:rPr>
          <w:noProof/>
        </w:rPr>
        <w:t>[Accessed: 08-Apr-2020].</w:t>
      </w:r>
    </w:p>
    <w:p w:rsidR="00CF0E4E" w:rsidRPr="00CF0E4E" w:rsidRDefault="00CF0E4E" w:rsidP="00DA4E1B">
      <w:pPr>
        <w:widowControl w:val="0"/>
        <w:autoSpaceDE w:val="0"/>
        <w:autoSpaceDN w:val="0"/>
        <w:adjustRightInd w:val="0"/>
        <w:ind w:left="369" w:hanging="369"/>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rsidR="00CF0E4E" w:rsidRPr="00CF0E4E" w:rsidRDefault="00CF0E4E" w:rsidP="00DA4E1B">
      <w:pPr>
        <w:widowControl w:val="0"/>
        <w:autoSpaceDE w:val="0"/>
        <w:autoSpaceDN w:val="0"/>
        <w:adjustRightInd w:val="0"/>
        <w:ind w:left="369" w:hanging="369"/>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rsidR="00CF0E4E" w:rsidRPr="00CF0E4E" w:rsidRDefault="00CF0E4E" w:rsidP="00DA4E1B">
      <w:pPr>
        <w:widowControl w:val="0"/>
        <w:autoSpaceDE w:val="0"/>
        <w:autoSpaceDN w:val="0"/>
        <w:adjustRightInd w:val="0"/>
        <w:ind w:left="369" w:hanging="369"/>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rsidR="00CF0E4E" w:rsidRPr="00CF0E4E" w:rsidRDefault="00CF0E4E" w:rsidP="00DA4E1B">
      <w:pPr>
        <w:widowControl w:val="0"/>
        <w:autoSpaceDE w:val="0"/>
        <w:autoSpaceDN w:val="0"/>
        <w:adjustRightInd w:val="0"/>
        <w:ind w:left="369" w:hanging="369"/>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rsidR="00CF0E4E" w:rsidRPr="00CF0E4E" w:rsidRDefault="00CF0E4E" w:rsidP="00DA4E1B">
      <w:pPr>
        <w:widowControl w:val="0"/>
        <w:autoSpaceDE w:val="0"/>
        <w:autoSpaceDN w:val="0"/>
        <w:adjustRightInd w:val="0"/>
        <w:ind w:left="369" w:hanging="369"/>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rsidR="00CF0E4E" w:rsidRPr="00CF0E4E" w:rsidRDefault="00CF0E4E" w:rsidP="00DA4E1B">
      <w:pPr>
        <w:widowControl w:val="0"/>
        <w:autoSpaceDE w:val="0"/>
        <w:autoSpaceDN w:val="0"/>
        <w:adjustRightInd w:val="0"/>
        <w:ind w:left="369" w:hanging="369"/>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rsidR="00CF0E4E" w:rsidRPr="00CF0E4E" w:rsidRDefault="00CF0E4E" w:rsidP="00DA4E1B">
      <w:pPr>
        <w:widowControl w:val="0"/>
        <w:autoSpaceDE w:val="0"/>
        <w:autoSpaceDN w:val="0"/>
        <w:adjustRightInd w:val="0"/>
        <w:ind w:left="369" w:hanging="369"/>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rsidR="00CF0E4E" w:rsidRPr="00CF0E4E" w:rsidRDefault="00CF0E4E" w:rsidP="00DA4E1B">
      <w:pPr>
        <w:widowControl w:val="0"/>
        <w:autoSpaceDE w:val="0"/>
        <w:autoSpaceDN w:val="0"/>
        <w:adjustRightInd w:val="0"/>
        <w:ind w:left="369" w:hanging="369"/>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rsidR="00CF0E4E" w:rsidRPr="00CF0E4E" w:rsidRDefault="00CF0E4E" w:rsidP="00DA4E1B">
      <w:pPr>
        <w:widowControl w:val="0"/>
        <w:autoSpaceDE w:val="0"/>
        <w:autoSpaceDN w:val="0"/>
        <w:adjustRightInd w:val="0"/>
        <w:ind w:left="369" w:hanging="369"/>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rsidR="00CF0E4E" w:rsidRPr="00CF0E4E" w:rsidRDefault="00CF0E4E" w:rsidP="00DA4E1B">
      <w:pPr>
        <w:widowControl w:val="0"/>
        <w:autoSpaceDE w:val="0"/>
        <w:autoSpaceDN w:val="0"/>
        <w:adjustRightInd w:val="0"/>
        <w:ind w:left="369" w:hanging="369"/>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rsidR="00CF0E4E" w:rsidRPr="00CF0E4E" w:rsidRDefault="00CF0E4E" w:rsidP="00DA4E1B">
      <w:pPr>
        <w:widowControl w:val="0"/>
        <w:autoSpaceDE w:val="0"/>
        <w:autoSpaceDN w:val="0"/>
        <w:adjustRightInd w:val="0"/>
        <w:ind w:left="369" w:hanging="369"/>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IEEE Commun. Mag.</w:t>
      </w:r>
      <w:r w:rsidRPr="00CF0E4E">
        <w:rPr>
          <w:noProof/>
        </w:rPr>
        <w:t>, vol. 57, no. 3, pp. 111–117, 2019.</w:t>
      </w:r>
    </w:p>
    <w:p w:rsidR="00CF0E4E" w:rsidRPr="00CF0E4E" w:rsidRDefault="00CF0E4E" w:rsidP="00DA4E1B">
      <w:pPr>
        <w:widowControl w:val="0"/>
        <w:autoSpaceDE w:val="0"/>
        <w:autoSpaceDN w:val="0"/>
        <w:adjustRightInd w:val="0"/>
        <w:ind w:left="369" w:hanging="369"/>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rsidR="00CF0E4E" w:rsidRPr="00CF0E4E" w:rsidRDefault="00CF0E4E" w:rsidP="00DA4E1B">
      <w:pPr>
        <w:widowControl w:val="0"/>
        <w:autoSpaceDE w:val="0"/>
        <w:autoSpaceDN w:val="0"/>
        <w:adjustRightInd w:val="0"/>
        <w:ind w:left="369" w:hanging="369"/>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rsidR="00CF0E4E" w:rsidRPr="00CF0E4E" w:rsidRDefault="00CF0E4E" w:rsidP="00DA4E1B">
      <w:pPr>
        <w:widowControl w:val="0"/>
        <w:autoSpaceDE w:val="0"/>
        <w:autoSpaceDN w:val="0"/>
        <w:adjustRightInd w:val="0"/>
        <w:ind w:left="369" w:hanging="369"/>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rsidR="00CF0E4E" w:rsidRPr="00CF0E4E" w:rsidRDefault="00CF0E4E" w:rsidP="00DA4E1B">
      <w:pPr>
        <w:widowControl w:val="0"/>
        <w:autoSpaceDE w:val="0"/>
        <w:autoSpaceDN w:val="0"/>
        <w:adjustRightInd w:val="0"/>
        <w:ind w:left="369" w:hanging="369"/>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rsidR="00CF0E4E" w:rsidRPr="00CF0E4E" w:rsidRDefault="00CF0E4E" w:rsidP="00DA4E1B">
      <w:pPr>
        <w:widowControl w:val="0"/>
        <w:autoSpaceDE w:val="0"/>
        <w:autoSpaceDN w:val="0"/>
        <w:adjustRightInd w:val="0"/>
        <w:ind w:left="369" w:hanging="369"/>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rsidR="00CF0E4E" w:rsidRPr="00CF0E4E" w:rsidRDefault="00CF0E4E" w:rsidP="00DA4E1B">
      <w:pPr>
        <w:widowControl w:val="0"/>
        <w:autoSpaceDE w:val="0"/>
        <w:autoSpaceDN w:val="0"/>
        <w:adjustRightInd w:val="0"/>
        <w:ind w:left="369" w:hanging="369"/>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rsidR="00CF0E4E" w:rsidRPr="00CF0E4E" w:rsidRDefault="00CF0E4E" w:rsidP="00DA4E1B">
      <w:pPr>
        <w:widowControl w:val="0"/>
        <w:autoSpaceDE w:val="0"/>
        <w:autoSpaceDN w:val="0"/>
        <w:adjustRightInd w:val="0"/>
        <w:ind w:left="369" w:hanging="369"/>
        <w:rPr>
          <w:noProof/>
        </w:rPr>
      </w:pPr>
      <w:r w:rsidRPr="00CF0E4E">
        <w:rPr>
          <w:noProof/>
        </w:rPr>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rsidR="00CF0E4E" w:rsidRPr="00CF0E4E" w:rsidRDefault="00CF0E4E" w:rsidP="00DA4E1B">
      <w:pPr>
        <w:widowControl w:val="0"/>
        <w:autoSpaceDE w:val="0"/>
        <w:autoSpaceDN w:val="0"/>
        <w:adjustRightInd w:val="0"/>
        <w:ind w:left="369" w:hanging="369"/>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rsidR="00CF0E4E" w:rsidRPr="00CF0E4E" w:rsidRDefault="00CF0E4E" w:rsidP="00DA4E1B">
      <w:pPr>
        <w:widowControl w:val="0"/>
        <w:autoSpaceDE w:val="0"/>
        <w:autoSpaceDN w:val="0"/>
        <w:adjustRightInd w:val="0"/>
        <w:ind w:left="369" w:hanging="369"/>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rsidR="00CF0E4E" w:rsidRPr="00CF0E4E" w:rsidRDefault="00CF0E4E" w:rsidP="00DA4E1B">
      <w:pPr>
        <w:widowControl w:val="0"/>
        <w:autoSpaceDE w:val="0"/>
        <w:autoSpaceDN w:val="0"/>
        <w:adjustRightInd w:val="0"/>
        <w:ind w:left="369" w:hanging="369"/>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rsidR="00CF0E4E" w:rsidRPr="00CF0E4E" w:rsidRDefault="00CF0E4E" w:rsidP="00DA4E1B">
      <w:pPr>
        <w:widowControl w:val="0"/>
        <w:autoSpaceDE w:val="0"/>
        <w:autoSpaceDN w:val="0"/>
        <w:adjustRightInd w:val="0"/>
        <w:ind w:left="369" w:hanging="369"/>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rsidR="00CF0E4E" w:rsidRPr="00CF0E4E" w:rsidRDefault="00CF0E4E" w:rsidP="00DA4E1B">
      <w:pPr>
        <w:widowControl w:val="0"/>
        <w:autoSpaceDE w:val="0"/>
        <w:autoSpaceDN w:val="0"/>
        <w:adjustRightInd w:val="0"/>
        <w:ind w:left="369" w:hanging="369"/>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rsidR="00CF0E4E" w:rsidRPr="00CF0E4E" w:rsidRDefault="00CF0E4E" w:rsidP="00DA4E1B">
      <w:pPr>
        <w:widowControl w:val="0"/>
        <w:autoSpaceDE w:val="0"/>
        <w:autoSpaceDN w:val="0"/>
        <w:adjustRightInd w:val="0"/>
        <w:ind w:left="369" w:hanging="369"/>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rsidR="00CF0E4E" w:rsidRPr="00CF0E4E" w:rsidRDefault="00CF0E4E" w:rsidP="00DA4E1B">
      <w:pPr>
        <w:widowControl w:val="0"/>
        <w:autoSpaceDE w:val="0"/>
        <w:autoSpaceDN w:val="0"/>
        <w:adjustRightInd w:val="0"/>
        <w:ind w:left="369" w:hanging="369"/>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rsidR="00CF0E4E" w:rsidRPr="00CF0E4E" w:rsidRDefault="00CF0E4E" w:rsidP="00DA4E1B">
      <w:pPr>
        <w:widowControl w:val="0"/>
        <w:autoSpaceDE w:val="0"/>
        <w:autoSpaceDN w:val="0"/>
        <w:adjustRightInd w:val="0"/>
        <w:ind w:left="369" w:hanging="369"/>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rsidR="00CF0E4E" w:rsidRPr="00CF0E4E" w:rsidRDefault="00CF0E4E" w:rsidP="00DA4E1B">
      <w:pPr>
        <w:widowControl w:val="0"/>
        <w:autoSpaceDE w:val="0"/>
        <w:autoSpaceDN w:val="0"/>
        <w:adjustRightInd w:val="0"/>
        <w:ind w:left="369" w:hanging="369"/>
        <w:rPr>
          <w:noProof/>
        </w:rPr>
      </w:pPr>
      <w:r w:rsidRPr="00CF0E4E">
        <w:rPr>
          <w:noProof/>
        </w:rPr>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rsidR="00CF0E4E" w:rsidRPr="00CF0E4E" w:rsidRDefault="00CF0E4E" w:rsidP="00DA4E1B">
      <w:pPr>
        <w:widowControl w:val="0"/>
        <w:autoSpaceDE w:val="0"/>
        <w:autoSpaceDN w:val="0"/>
        <w:adjustRightInd w:val="0"/>
        <w:ind w:left="369" w:hanging="369"/>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rsidR="00CF0E4E" w:rsidRPr="00CF0E4E" w:rsidRDefault="00CF0E4E" w:rsidP="00DA4E1B">
      <w:pPr>
        <w:widowControl w:val="0"/>
        <w:autoSpaceDE w:val="0"/>
        <w:autoSpaceDN w:val="0"/>
        <w:adjustRightInd w:val="0"/>
        <w:ind w:left="369" w:hanging="369"/>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rsidR="00CF0E4E" w:rsidRPr="00CF0E4E" w:rsidRDefault="00CF0E4E" w:rsidP="00DA4E1B">
      <w:pPr>
        <w:widowControl w:val="0"/>
        <w:autoSpaceDE w:val="0"/>
        <w:autoSpaceDN w:val="0"/>
        <w:adjustRightInd w:val="0"/>
        <w:ind w:left="369" w:hanging="369"/>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rsidR="00CF0E4E" w:rsidRPr="00CF0E4E" w:rsidRDefault="00CF0E4E" w:rsidP="00DA4E1B">
      <w:pPr>
        <w:widowControl w:val="0"/>
        <w:autoSpaceDE w:val="0"/>
        <w:autoSpaceDN w:val="0"/>
        <w:adjustRightInd w:val="0"/>
        <w:ind w:left="369" w:hanging="369"/>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rsidR="00CF0E4E" w:rsidRPr="00CF0E4E" w:rsidRDefault="00CF0E4E" w:rsidP="00DA4E1B">
      <w:pPr>
        <w:widowControl w:val="0"/>
        <w:autoSpaceDE w:val="0"/>
        <w:autoSpaceDN w:val="0"/>
        <w:adjustRightInd w:val="0"/>
        <w:ind w:left="369" w:hanging="369"/>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rsidR="00CF0E4E" w:rsidRPr="00CF0E4E" w:rsidRDefault="00CF0E4E" w:rsidP="00DA4E1B">
      <w:pPr>
        <w:widowControl w:val="0"/>
        <w:autoSpaceDE w:val="0"/>
        <w:autoSpaceDN w:val="0"/>
        <w:adjustRightInd w:val="0"/>
        <w:ind w:left="369" w:hanging="369"/>
        <w:rPr>
          <w:noProof/>
        </w:rPr>
      </w:pPr>
      <w:r w:rsidRPr="00CF0E4E">
        <w:rPr>
          <w:noProof/>
        </w:rPr>
        <w:t>[35]</w:t>
      </w:r>
      <w:r w:rsidRPr="00CF0E4E">
        <w:rPr>
          <w:noProof/>
        </w:rPr>
        <w:tab/>
        <w:t xml:space="preserve">K. Kartheek and S. K. Saddam Hussain, “Medical Dispense System Using IoT,” in </w:t>
      </w:r>
      <w:r w:rsidRPr="00CF0E4E">
        <w:rPr>
          <w:i/>
          <w:iCs/>
          <w:noProof/>
        </w:rPr>
        <w:t>Proceedings - International Conference on Vision Towards Emerging Trends in Communication and Networking, ViTECoN 2019</w:t>
      </w:r>
      <w:r w:rsidRPr="00CF0E4E">
        <w:rPr>
          <w:noProof/>
        </w:rPr>
        <w:t>, 2019, pp. 1–3.</w:t>
      </w:r>
    </w:p>
    <w:p w:rsidR="00CF0E4E" w:rsidRPr="00CF0E4E" w:rsidRDefault="00CF0E4E" w:rsidP="00DA4E1B">
      <w:pPr>
        <w:widowControl w:val="0"/>
        <w:autoSpaceDE w:val="0"/>
        <w:autoSpaceDN w:val="0"/>
        <w:adjustRightInd w:val="0"/>
        <w:ind w:left="369" w:hanging="369"/>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rsidR="00CF0E4E" w:rsidRPr="00CF0E4E" w:rsidRDefault="00CF0E4E" w:rsidP="00DA4E1B">
      <w:pPr>
        <w:widowControl w:val="0"/>
        <w:autoSpaceDE w:val="0"/>
        <w:autoSpaceDN w:val="0"/>
        <w:adjustRightInd w:val="0"/>
        <w:ind w:left="369" w:hanging="369"/>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rsidR="00CF0E4E" w:rsidRPr="00CF0E4E" w:rsidRDefault="00CF0E4E" w:rsidP="00DA4E1B">
      <w:pPr>
        <w:widowControl w:val="0"/>
        <w:autoSpaceDE w:val="0"/>
        <w:autoSpaceDN w:val="0"/>
        <w:adjustRightInd w:val="0"/>
        <w:ind w:left="369" w:hanging="369"/>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rsidR="00CF0E4E" w:rsidRPr="00CF0E4E" w:rsidRDefault="00CF0E4E" w:rsidP="00DA4E1B">
      <w:pPr>
        <w:widowControl w:val="0"/>
        <w:autoSpaceDE w:val="0"/>
        <w:autoSpaceDN w:val="0"/>
        <w:adjustRightInd w:val="0"/>
        <w:ind w:left="369" w:hanging="369"/>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rsidR="00CF0E4E" w:rsidRPr="00CF0E4E" w:rsidRDefault="00CF0E4E" w:rsidP="00DA4E1B">
      <w:pPr>
        <w:widowControl w:val="0"/>
        <w:autoSpaceDE w:val="0"/>
        <w:autoSpaceDN w:val="0"/>
        <w:adjustRightInd w:val="0"/>
        <w:ind w:left="369" w:hanging="369"/>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6E0C60">
        <w:rPr>
          <w:noProof/>
          <w:lang w:val="en-GB"/>
        </w:rPr>
        <w:t xml:space="preserve">[Online]. Available: https://www.mayoclinic.org/diseases-conditions/mild-cognitive-impairment/symptoms-causes/syc-20354578. </w:t>
      </w:r>
      <w:r w:rsidRPr="00CF0E4E">
        <w:rPr>
          <w:noProof/>
        </w:rPr>
        <w:t>[Accessed: 11-Apr-2020].</w:t>
      </w:r>
    </w:p>
    <w:p w:rsidR="00CF0E4E" w:rsidRPr="00CF0E4E" w:rsidRDefault="00CF0E4E" w:rsidP="00DA4E1B">
      <w:pPr>
        <w:widowControl w:val="0"/>
        <w:autoSpaceDE w:val="0"/>
        <w:autoSpaceDN w:val="0"/>
        <w:adjustRightInd w:val="0"/>
        <w:ind w:left="369" w:hanging="369"/>
        <w:rPr>
          <w:noProof/>
        </w:rPr>
      </w:pPr>
      <w:r w:rsidRPr="00CF0E4E">
        <w:rPr>
          <w:noProof/>
        </w:rPr>
        <w:t>[41]</w:t>
      </w:r>
      <w:r w:rsidRPr="00CF0E4E">
        <w:rPr>
          <w:noProof/>
        </w:rPr>
        <w:tab/>
        <w:t>O. Erazo, R. Santana, and G. Guerrero-Ulloa, “A Ubiquitous Photo Frame To Provide Reminders To Older Adults,” Jan. 2019.</w:t>
      </w:r>
    </w:p>
    <w:p w:rsidR="00CF0E4E" w:rsidRPr="00CF0E4E" w:rsidRDefault="00CF0E4E" w:rsidP="00DA4E1B">
      <w:pPr>
        <w:widowControl w:val="0"/>
        <w:autoSpaceDE w:val="0"/>
        <w:autoSpaceDN w:val="0"/>
        <w:adjustRightInd w:val="0"/>
        <w:ind w:left="369" w:hanging="369"/>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rsidR="00CF0E4E" w:rsidRPr="00CF0E4E" w:rsidRDefault="00CF0E4E" w:rsidP="00DA4E1B">
      <w:pPr>
        <w:widowControl w:val="0"/>
        <w:autoSpaceDE w:val="0"/>
        <w:autoSpaceDN w:val="0"/>
        <w:adjustRightInd w:val="0"/>
        <w:ind w:left="369" w:hanging="369"/>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rsidR="00CF0E4E" w:rsidRPr="00CF0E4E" w:rsidRDefault="00CF0E4E" w:rsidP="00DA4E1B">
      <w:pPr>
        <w:widowControl w:val="0"/>
        <w:autoSpaceDE w:val="0"/>
        <w:autoSpaceDN w:val="0"/>
        <w:adjustRightInd w:val="0"/>
        <w:ind w:left="369" w:hanging="369"/>
        <w:rPr>
          <w:noProof/>
        </w:rPr>
      </w:pPr>
      <w:r w:rsidRPr="00CF0E4E">
        <w:rPr>
          <w:noProof/>
        </w:rPr>
        <w:t>[44]</w:t>
      </w:r>
      <w:r w:rsidRPr="00CF0E4E">
        <w:rPr>
          <w:noProof/>
        </w:rPr>
        <w:tab/>
        <w:t xml:space="preserve">D. Flores-Martin, J. Berrocal, J. Garcia-Alonso, and J. M. Murillo, “Towards a 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rsidR="00CF0E4E" w:rsidRPr="00CF0E4E" w:rsidRDefault="00CF0E4E" w:rsidP="00DA4E1B">
      <w:pPr>
        <w:widowControl w:val="0"/>
        <w:autoSpaceDE w:val="0"/>
        <w:autoSpaceDN w:val="0"/>
        <w:adjustRightInd w:val="0"/>
        <w:ind w:left="369" w:hanging="369"/>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rsidR="00631672" w:rsidRDefault="000E349E" w:rsidP="00DA4E1B">
      <w:pPr>
        <w:pStyle w:val="NoindentNormal"/>
        <w:ind w:left="369" w:hanging="369"/>
      </w:pPr>
      <w:r>
        <w:fldChar w:fldCharType="end"/>
      </w:r>
    </w:p>
    <w:sectPr w:rsidR="00631672">
      <w:pgSz w:w="11907" w:h="16840" w:code="9"/>
      <w:pgMar w:top="3119" w:right="2438" w:bottom="2381" w:left="2438" w:header="85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guel J. Hornos" w:date="2020-04-26T09:31:00Z" w:initials="MJH">
    <w:p w:rsidR="008955AF" w:rsidRPr="003C2E90" w:rsidRDefault="008955AF">
      <w:pPr>
        <w:pStyle w:val="Textocomentario"/>
        <w:rPr>
          <w:lang w:val="es-ES"/>
        </w:rPr>
      </w:pPr>
      <w:r>
        <w:rPr>
          <w:rStyle w:val="Refdecomentario"/>
        </w:rPr>
        <w:annotationRef/>
      </w:r>
      <w:proofErr w:type="spellStart"/>
      <w:r>
        <w:rPr>
          <w:lang w:val="es-ES"/>
        </w:rPr>
        <w:t>Gleiston</w:t>
      </w:r>
      <w:proofErr w:type="spellEnd"/>
      <w:r>
        <w:rPr>
          <w:lang w:val="es-ES"/>
        </w:rPr>
        <w:t xml:space="preserve">, </w:t>
      </w:r>
      <w:r w:rsidRPr="003C2E90">
        <w:rPr>
          <w:lang w:val="es-ES"/>
        </w:rPr>
        <w:t xml:space="preserve">pon tus datos (en inglés) en el pie de </w:t>
      </w:r>
      <w:r>
        <w:rPr>
          <w:lang w:val="es-ES"/>
        </w:rPr>
        <w:t xml:space="preserve">página </w:t>
      </w:r>
      <w:r w:rsidRPr="003C2E90">
        <w:rPr>
          <w:lang w:val="es-ES"/>
        </w:rPr>
        <w:t xml:space="preserve">(sustituyendo lo resaltado en </w:t>
      </w:r>
      <w:r w:rsidRPr="003C2E90">
        <w:rPr>
          <w:highlight w:val="yellow"/>
          <w:lang w:val="es-ES"/>
        </w:rPr>
        <w:t>Amarillo</w:t>
      </w:r>
      <w:r w:rsidRPr="003C2E90">
        <w:rPr>
          <w:lang w:val="es-ES"/>
        </w:rPr>
        <w:t xml:space="preserve">) </w:t>
      </w:r>
    </w:p>
  </w:comment>
  <w:comment w:id="26" w:author="Miguel J. Hornos" w:date="2020-04-26T09:31:00Z" w:initials="MJH">
    <w:p w:rsidR="008955AF" w:rsidRPr="00175F4F" w:rsidRDefault="008955AF">
      <w:pPr>
        <w:pStyle w:val="Textocomentario"/>
        <w:rPr>
          <w:lang w:val="es-ES"/>
        </w:rPr>
      </w:pPr>
      <w:r>
        <w:rPr>
          <w:rStyle w:val="Refdecomentario"/>
        </w:rPr>
        <w:annotationRef/>
      </w:r>
      <w:r w:rsidRPr="00175F4F">
        <w:rPr>
          <w:lang w:val="es-ES"/>
        </w:rPr>
        <w:t xml:space="preserve">¿Seguro que es inalámbrica? </w:t>
      </w:r>
      <w:r>
        <w:rPr>
          <w:lang w:val="es-ES"/>
        </w:rPr>
        <w:t>Se ven muchos cables en las Figuras 3 y 4</w:t>
      </w:r>
    </w:p>
  </w:comment>
  <w:comment w:id="33" w:author="Miguel J. Hornos" w:date="2020-04-26T09:31:00Z" w:initials="MJH">
    <w:p w:rsidR="008955AF" w:rsidRPr="00A31447" w:rsidRDefault="008955AF">
      <w:pPr>
        <w:pStyle w:val="Textocomentario"/>
        <w:rPr>
          <w:lang w:val="es-ES"/>
        </w:rPr>
      </w:pPr>
      <w:r>
        <w:rPr>
          <w:rStyle w:val="Refdecomentario"/>
        </w:rPr>
        <w:annotationRef/>
      </w:r>
      <w:r w:rsidRPr="00A31447">
        <w:rPr>
          <w:lang w:val="es-ES"/>
        </w:rPr>
        <w:t xml:space="preserve">Propongo denominarla </w:t>
      </w:r>
      <w:proofErr w:type="spellStart"/>
      <w:r w:rsidRPr="00A31447">
        <w:rPr>
          <w:i/>
          <w:lang w:val="es-ES"/>
        </w:rPr>
        <w:t>Physical</w:t>
      </w:r>
      <w:proofErr w:type="spellEnd"/>
      <w:r w:rsidRPr="00A31447">
        <w:rPr>
          <w:i/>
          <w:lang w:val="es-ES"/>
        </w:rPr>
        <w:t xml:space="preserve"> </w:t>
      </w:r>
      <w:proofErr w:type="spellStart"/>
      <w:r w:rsidRPr="00A31447">
        <w:rPr>
          <w:i/>
          <w:lang w:val="es-ES"/>
        </w:rPr>
        <w:t>layer</w:t>
      </w:r>
      <w:proofErr w:type="spellEnd"/>
      <w:r w:rsidRPr="00A31447">
        <w:rPr>
          <w:lang w:val="es-ES"/>
        </w:rPr>
        <w:t>, ¿os parece bien?</w:t>
      </w:r>
    </w:p>
  </w:comment>
  <w:comment w:id="44" w:author="Miguel J. Hornos" w:date="2020-04-26T09:31:00Z" w:initials="MJH">
    <w:p w:rsidR="008955AF" w:rsidRPr="00CC3762" w:rsidRDefault="008955AF">
      <w:pPr>
        <w:pStyle w:val="Textocomentario"/>
        <w:rPr>
          <w:lang w:val="es-ES"/>
        </w:rPr>
      </w:pPr>
      <w:r>
        <w:rPr>
          <w:rStyle w:val="Refdecomentario"/>
        </w:rPr>
        <w:annotationRef/>
      </w:r>
      <w:r w:rsidRPr="00CC3762">
        <w:rPr>
          <w:lang w:val="es-ES"/>
        </w:rPr>
        <w:t xml:space="preserve">¿Realmente es necesaria esta </w:t>
      </w:r>
      <w:r>
        <w:rPr>
          <w:lang w:val="es-ES"/>
        </w:rPr>
        <w:t>referencia aquí</w:t>
      </w:r>
      <w:r w:rsidRPr="00CC3762">
        <w:rPr>
          <w:lang w:val="es-ES"/>
        </w:rPr>
        <w:t xml:space="preserve">? </w:t>
      </w:r>
      <w:r>
        <w:rPr>
          <w:lang w:val="es-ES"/>
        </w:rPr>
        <w:t>¿Por qué la has puesto?</w:t>
      </w:r>
    </w:p>
  </w:comment>
  <w:comment w:id="52" w:author="Miguel J. Hornos" w:date="2020-04-26T09:31:00Z" w:initials="MJH">
    <w:p w:rsidR="008955AF" w:rsidRPr="00E66249" w:rsidRDefault="008955AF">
      <w:pPr>
        <w:pStyle w:val="Textocomentario"/>
        <w:rPr>
          <w:lang w:val="es-ES"/>
        </w:rPr>
      </w:pPr>
      <w:r>
        <w:rPr>
          <w:rStyle w:val="Refdecomentario"/>
        </w:rPr>
        <w:annotationRef/>
      </w:r>
      <w:r w:rsidRPr="00E66249">
        <w:rPr>
          <w:lang w:val="es-ES"/>
        </w:rPr>
        <w:t>NO se utiliza más =&gt; Quitar acr</w:t>
      </w:r>
      <w:r>
        <w:rPr>
          <w:lang w:val="es-ES"/>
        </w:rPr>
        <w:t>ónimo?</w:t>
      </w:r>
    </w:p>
  </w:comment>
  <w:comment w:id="68" w:author="Miguel J. Hornos" w:date="2020-04-26T09:31:00Z" w:initials="MJH">
    <w:p w:rsidR="008955AF" w:rsidRPr="00342CD6" w:rsidRDefault="008955AF">
      <w:pPr>
        <w:pStyle w:val="Textocomentario"/>
        <w:rPr>
          <w:lang w:val="es-ES"/>
        </w:rPr>
      </w:pPr>
      <w:r>
        <w:rPr>
          <w:rStyle w:val="Refdecomentario"/>
        </w:rPr>
        <w:annotationRef/>
      </w:r>
    </w:p>
    <w:p w:rsidR="008955AF" w:rsidRPr="00672214" w:rsidRDefault="008955AF">
      <w:pPr>
        <w:pStyle w:val="Textocomentario"/>
        <w:rPr>
          <w:lang w:val="es-ES"/>
        </w:rPr>
      </w:pPr>
      <w:r>
        <w:rPr>
          <w:lang w:val="es-ES"/>
        </w:rPr>
        <w:t>Modificaciones</w:t>
      </w:r>
      <w:r w:rsidRPr="00672214">
        <w:rPr>
          <w:lang w:val="es-ES"/>
        </w:rPr>
        <w:t xml:space="preserve"> en la </w:t>
      </w:r>
      <w:r>
        <w:rPr>
          <w:lang w:val="es-ES"/>
        </w:rPr>
        <w:t>Figura:</w:t>
      </w:r>
    </w:p>
    <w:p w:rsidR="008955AF" w:rsidRDefault="008955AF" w:rsidP="00672214">
      <w:pPr>
        <w:pStyle w:val="Textocomentario"/>
        <w:numPr>
          <w:ilvl w:val="0"/>
          <w:numId w:val="17"/>
        </w:numPr>
        <w:rPr>
          <w:lang w:val="es-ES"/>
        </w:rPr>
      </w:pPr>
      <w:r w:rsidRPr="00672214">
        <w:rPr>
          <w:lang w:val="es-ES"/>
        </w:rPr>
        <w:t xml:space="preserve"> El </w:t>
      </w:r>
      <w:r>
        <w:rPr>
          <w:lang w:val="es-ES"/>
        </w:rPr>
        <w:t xml:space="preserve">tamaño </w:t>
      </w:r>
      <w:r w:rsidRPr="00672214">
        <w:rPr>
          <w:lang w:val="es-ES"/>
        </w:rPr>
        <w:t xml:space="preserve">de la </w:t>
      </w:r>
      <w:r>
        <w:rPr>
          <w:lang w:val="es-ES"/>
        </w:rPr>
        <w:t xml:space="preserve">fuente </w:t>
      </w:r>
      <w:r w:rsidRPr="00672214">
        <w:rPr>
          <w:lang w:val="es-ES"/>
        </w:rPr>
        <w:t>sigue siendo muy pequeño =&gt; AGRANDAR</w:t>
      </w:r>
    </w:p>
    <w:p w:rsidR="008955AF" w:rsidRDefault="008955AF" w:rsidP="00672214">
      <w:pPr>
        <w:pStyle w:val="Textocomentario"/>
        <w:numPr>
          <w:ilvl w:val="0"/>
          <w:numId w:val="17"/>
        </w:numPr>
        <w:rPr>
          <w:lang w:val="es-ES"/>
        </w:rPr>
      </w:pPr>
      <w:r>
        <w:rPr>
          <w:lang w:val="es-ES"/>
        </w:rPr>
        <w:t xml:space="preserve"> ¿Se puede recortar menos las esquinas, para que salgan los símbolos de ambas esquinas superiores? </w:t>
      </w:r>
    </w:p>
    <w:p w:rsidR="008955AF" w:rsidRDefault="008955AF" w:rsidP="00672214">
      <w:pPr>
        <w:pStyle w:val="Textocomentario"/>
        <w:numPr>
          <w:ilvl w:val="0"/>
          <w:numId w:val="17"/>
        </w:numPr>
        <w:rPr>
          <w:lang w:val="es-ES"/>
        </w:rPr>
      </w:pPr>
      <w:r>
        <w:rPr>
          <w:lang w:val="es-ES"/>
        </w:rPr>
        <w:t>¿Poner las letras A-C abajo?</w:t>
      </w:r>
    </w:p>
    <w:p w:rsidR="008955AF" w:rsidRDefault="008955AF" w:rsidP="00672214">
      <w:pPr>
        <w:pStyle w:val="Textocomentario"/>
        <w:numPr>
          <w:ilvl w:val="0"/>
          <w:numId w:val="17"/>
        </w:numPr>
        <w:rPr>
          <w:lang w:val="es-ES"/>
        </w:rPr>
      </w:pPr>
      <w:r>
        <w:rPr>
          <w:lang w:val="es-ES"/>
        </w:rPr>
        <w:t xml:space="preserve"> Cambiar “Medical </w:t>
      </w:r>
      <w:proofErr w:type="spellStart"/>
      <w:r>
        <w:rPr>
          <w:lang w:val="es-ES"/>
        </w:rPr>
        <w:t>Dispenser</w:t>
      </w:r>
      <w:proofErr w:type="spellEnd"/>
      <w:r>
        <w:rPr>
          <w:lang w:val="es-ES"/>
        </w:rPr>
        <w:t xml:space="preserve">” por </w:t>
      </w:r>
      <w:bookmarkStart w:id="69" w:name="OLE_LINK1"/>
      <w:bookmarkStart w:id="70" w:name="OLE_LINK2"/>
      <w:r>
        <w:rPr>
          <w:lang w:val="es-ES"/>
        </w:rPr>
        <w:t xml:space="preserve">“Smart Medicine </w:t>
      </w:r>
      <w:proofErr w:type="spellStart"/>
      <w:r>
        <w:rPr>
          <w:lang w:val="es-ES"/>
        </w:rPr>
        <w:t>Dispenser</w:t>
      </w:r>
      <w:proofErr w:type="spellEnd"/>
      <w:r>
        <w:rPr>
          <w:lang w:val="es-ES"/>
        </w:rPr>
        <w:t xml:space="preserve">” </w:t>
      </w:r>
      <w:bookmarkEnd w:id="69"/>
      <w:bookmarkEnd w:id="70"/>
      <w:r>
        <w:rPr>
          <w:lang w:val="es-ES"/>
        </w:rPr>
        <w:t xml:space="preserve">o por “Medicine </w:t>
      </w:r>
      <w:proofErr w:type="spellStart"/>
      <w:r>
        <w:rPr>
          <w:lang w:val="es-ES"/>
        </w:rPr>
        <w:t>Dispenser</w:t>
      </w:r>
      <w:proofErr w:type="spellEnd"/>
      <w:r>
        <w:rPr>
          <w:lang w:val="es-ES"/>
        </w:rPr>
        <w:t>” como nombre de la aplicación en el encabezado de cada pantalla</w:t>
      </w:r>
    </w:p>
    <w:p w:rsidR="008955AF" w:rsidRDefault="008955AF" w:rsidP="00672214">
      <w:pPr>
        <w:pStyle w:val="Textocomentario"/>
        <w:numPr>
          <w:ilvl w:val="0"/>
          <w:numId w:val="17"/>
        </w:numPr>
        <w:rPr>
          <w:lang w:val="es-ES"/>
        </w:rPr>
      </w:pPr>
      <w:r>
        <w:rPr>
          <w:lang w:val="es-ES"/>
        </w:rPr>
        <w:t xml:space="preserve"> A: ¿Por qué doble nombre en cada opción?</w:t>
      </w:r>
    </w:p>
    <w:p w:rsidR="008955AF" w:rsidRDefault="008955AF" w:rsidP="00672214">
      <w:pPr>
        <w:pStyle w:val="Textocomentario"/>
        <w:numPr>
          <w:ilvl w:val="0"/>
          <w:numId w:val="17"/>
        </w:numPr>
        <w:rPr>
          <w:lang w:val="es-ES"/>
        </w:rPr>
      </w:pPr>
      <w:r>
        <w:rPr>
          <w:lang w:val="es-ES"/>
        </w:rPr>
        <w:t xml:space="preserve"> B: </w:t>
      </w:r>
      <w:proofErr w:type="spellStart"/>
      <w:r>
        <w:rPr>
          <w:lang w:val="es-ES"/>
        </w:rPr>
        <w:t>Add</w:t>
      </w:r>
      <w:proofErr w:type="spellEnd"/>
      <w:r>
        <w:rPr>
          <w:lang w:val="es-ES"/>
        </w:rPr>
        <w:t xml:space="preserve"> ADULT? =&gt; Paciente</w:t>
      </w:r>
    </w:p>
    <w:p w:rsidR="008955AF" w:rsidRDefault="008955AF" w:rsidP="00672214">
      <w:pPr>
        <w:pStyle w:val="Textocomentario"/>
        <w:numPr>
          <w:ilvl w:val="0"/>
          <w:numId w:val="17"/>
        </w:numPr>
        <w:rPr>
          <w:lang w:val="es-ES"/>
        </w:rPr>
      </w:pPr>
      <w:r>
        <w:rPr>
          <w:lang w:val="es-ES"/>
        </w:rPr>
        <w:t xml:space="preserve"> B: </w:t>
      </w:r>
      <w:proofErr w:type="spellStart"/>
      <w:r>
        <w:rPr>
          <w:lang w:val="es-ES"/>
        </w:rPr>
        <w:t>Marilu</w:t>
      </w:r>
      <w:proofErr w:type="spellEnd"/>
      <w:r>
        <w:rPr>
          <w:lang w:val="es-ES"/>
        </w:rPr>
        <w:t xml:space="preserve"> es femenino y se muestra la cara de un hombre ¿?</w:t>
      </w:r>
    </w:p>
    <w:p w:rsidR="008955AF" w:rsidRDefault="008955AF" w:rsidP="00672214">
      <w:pPr>
        <w:pStyle w:val="Textocomentario"/>
        <w:numPr>
          <w:ilvl w:val="0"/>
          <w:numId w:val="17"/>
        </w:numPr>
        <w:rPr>
          <w:lang w:val="es-ES"/>
        </w:rPr>
      </w:pPr>
      <w:r>
        <w:rPr>
          <w:lang w:val="es-ES"/>
        </w:rPr>
        <w:t xml:space="preserve"> B: ¿Por qué hay una </w:t>
      </w:r>
      <w:r w:rsidRPr="009F02AF">
        <w:rPr>
          <w:lang w:val="es-ES"/>
        </w:rPr>
        <w:sym w:font="Wingdings" w:char="F0DF"/>
      </w:r>
      <w:r>
        <w:rPr>
          <w:lang w:val="es-ES"/>
        </w:rPr>
        <w:t xml:space="preserve"> solo en esta pantalla?</w:t>
      </w:r>
    </w:p>
    <w:p w:rsidR="008955AF" w:rsidRDefault="008955AF" w:rsidP="00672214">
      <w:pPr>
        <w:pStyle w:val="Textocomentario"/>
        <w:numPr>
          <w:ilvl w:val="0"/>
          <w:numId w:val="17"/>
        </w:numPr>
        <w:rPr>
          <w:lang w:val="es-ES"/>
        </w:rPr>
      </w:pPr>
      <w:r>
        <w:rPr>
          <w:lang w:val="es-ES"/>
        </w:rPr>
        <w:t xml:space="preserve"> C: </w:t>
      </w:r>
      <w:proofErr w:type="spellStart"/>
      <w:r>
        <w:rPr>
          <w:lang w:val="es-ES"/>
        </w:rPr>
        <w:t>Oust</w:t>
      </w:r>
      <w:proofErr w:type="spellEnd"/>
      <w:r>
        <w:rPr>
          <w:lang w:val="es-ES"/>
        </w:rPr>
        <w:t xml:space="preserve"> =&gt; Sustituir por </w:t>
      </w:r>
      <w:proofErr w:type="spellStart"/>
      <w:r w:rsidRPr="00342CD6">
        <w:rPr>
          <w:b/>
          <w:lang w:val="es-ES"/>
        </w:rPr>
        <w:t>Push</w:t>
      </w:r>
      <w:proofErr w:type="spellEnd"/>
    </w:p>
    <w:p w:rsidR="008955AF" w:rsidRPr="00672214" w:rsidRDefault="008955AF" w:rsidP="00672214">
      <w:pPr>
        <w:pStyle w:val="Textocomentario"/>
        <w:numPr>
          <w:ilvl w:val="0"/>
          <w:numId w:val="17"/>
        </w:numPr>
        <w:rPr>
          <w:lang w:val="es-ES"/>
        </w:rPr>
      </w:pPr>
      <w:r>
        <w:rPr>
          <w:lang w:val="es-ES"/>
        </w:rPr>
        <w:t xml:space="preserve"> C: Quitar el botón </w:t>
      </w:r>
      <w:proofErr w:type="spellStart"/>
      <w:r>
        <w:rPr>
          <w:lang w:val="es-ES"/>
        </w:rPr>
        <w:t>Disconnect</w:t>
      </w:r>
      <w:proofErr w:type="spellEnd"/>
    </w:p>
  </w:comment>
  <w:comment w:id="85" w:author="Miguel J. Hornos" w:date="2020-04-26T09:31:00Z" w:initials="MJH">
    <w:p w:rsidR="008955AF" w:rsidRPr="00B75FC7" w:rsidRDefault="008955AF">
      <w:pPr>
        <w:pStyle w:val="Textocomentario"/>
        <w:rPr>
          <w:lang w:val="es-ES"/>
        </w:rPr>
      </w:pPr>
      <w:r>
        <w:rPr>
          <w:rStyle w:val="Refdecomentario"/>
        </w:rPr>
        <w:annotationRef/>
      </w:r>
      <w:r w:rsidRPr="00B75FC7">
        <w:rPr>
          <w:lang w:val="es-ES"/>
        </w:rPr>
        <w:t xml:space="preserve">App? </w:t>
      </w:r>
      <w:r>
        <w:rPr>
          <w:lang w:val="es-ES"/>
        </w:rPr>
        <w:t>(usado mucho en el texto)</w:t>
      </w:r>
    </w:p>
  </w:comment>
  <w:comment w:id="92" w:author="Miguel J. Hornos" w:date="2020-04-26T09:31:00Z" w:initials="MJH">
    <w:p w:rsidR="008955AF" w:rsidRPr="00B00156" w:rsidRDefault="008955AF">
      <w:pPr>
        <w:pStyle w:val="Textocomentario"/>
        <w:rPr>
          <w:lang w:val="es-ES"/>
        </w:rPr>
      </w:pPr>
      <w:r>
        <w:rPr>
          <w:rStyle w:val="Refdecomentario"/>
        </w:rPr>
        <w:annotationRef/>
      </w:r>
    </w:p>
    <w:p w:rsidR="008955AF" w:rsidRPr="00885BE7" w:rsidRDefault="008955AF" w:rsidP="00885BE7">
      <w:pPr>
        <w:pStyle w:val="Textocomentario"/>
        <w:numPr>
          <w:ilvl w:val="0"/>
          <w:numId w:val="17"/>
        </w:numPr>
        <w:rPr>
          <w:lang w:val="es-ES"/>
        </w:rPr>
      </w:pPr>
      <w:r w:rsidRPr="00885BE7">
        <w:rPr>
          <w:lang w:val="es-ES"/>
        </w:rPr>
        <w:t xml:space="preserve"> Ampliar </w:t>
      </w:r>
      <w:r>
        <w:rPr>
          <w:lang w:val="es-ES"/>
        </w:rPr>
        <w:t>tamaño</w:t>
      </w:r>
      <w:r w:rsidRPr="00885BE7">
        <w:rPr>
          <w:lang w:val="es-ES"/>
        </w:rPr>
        <w:t xml:space="preserve"> de </w:t>
      </w:r>
      <w:r>
        <w:rPr>
          <w:lang w:val="es-ES"/>
        </w:rPr>
        <w:t xml:space="preserve">fuente </w:t>
      </w:r>
      <w:r w:rsidRPr="00885BE7">
        <w:rPr>
          <w:lang w:val="es-ES"/>
        </w:rPr>
        <w:t>al menos al doble</w:t>
      </w:r>
    </w:p>
    <w:p w:rsidR="008955AF" w:rsidRDefault="008955AF" w:rsidP="00885BE7">
      <w:pPr>
        <w:pStyle w:val="Textocomentario"/>
        <w:numPr>
          <w:ilvl w:val="0"/>
          <w:numId w:val="17"/>
        </w:numPr>
        <w:rPr>
          <w:lang w:val="es-ES"/>
        </w:rPr>
      </w:pPr>
      <w:r>
        <w:rPr>
          <w:lang w:val="es-ES"/>
        </w:rPr>
        <w:t xml:space="preserve"> ¿Qué es el LCM1602 IIC?</w:t>
      </w:r>
    </w:p>
    <w:p w:rsidR="008955AF" w:rsidRPr="00885BE7" w:rsidRDefault="008955AF" w:rsidP="00885BE7">
      <w:pPr>
        <w:pStyle w:val="Textocomentario"/>
        <w:numPr>
          <w:ilvl w:val="0"/>
          <w:numId w:val="17"/>
        </w:numPr>
        <w:rPr>
          <w:lang w:val="es-ES"/>
        </w:rPr>
      </w:pPr>
      <w:r>
        <w:rPr>
          <w:lang w:val="es-ES"/>
        </w:rPr>
        <w:t xml:space="preserve"> Eliminar la última fila, donde poner </w:t>
      </w:r>
      <w:proofErr w:type="spellStart"/>
      <w:r w:rsidRPr="00B00CEB">
        <w:rPr>
          <w:i/>
          <w:lang w:val="es-ES"/>
        </w:rPr>
        <w:t>fritzing</w:t>
      </w:r>
      <w:proofErr w:type="spellEnd"/>
      <w:r>
        <w:rPr>
          <w:lang w:val="es-ES"/>
        </w:rPr>
        <w:t>?</w:t>
      </w:r>
    </w:p>
  </w:comment>
  <w:comment w:id="111" w:author="Miguel J. Hornos" w:date="2020-04-26T09:31:00Z" w:initials="MJH">
    <w:p w:rsidR="008955AF" w:rsidRPr="00DA1EDF" w:rsidRDefault="008955AF">
      <w:pPr>
        <w:pStyle w:val="Textocomentario"/>
        <w:rPr>
          <w:lang w:val="es-ES"/>
        </w:rPr>
      </w:pPr>
      <w:r>
        <w:rPr>
          <w:rStyle w:val="Refdecomentario"/>
        </w:rPr>
        <w:annotationRef/>
      </w:r>
      <w:r>
        <w:rPr>
          <w:lang w:val="es-ES"/>
        </w:rPr>
        <w:t>¿Dónde está este elemento en las fotos de la Figura 4? PONER UNA FOTO DONDE SE VEA</w:t>
      </w:r>
    </w:p>
  </w:comment>
  <w:comment w:id="138" w:author="Miguel J. Hornos" w:date="2020-04-26T09:31:00Z" w:initials="MJH">
    <w:p w:rsidR="008955AF" w:rsidRPr="00BE17D2" w:rsidRDefault="008955AF" w:rsidP="00BE17D2">
      <w:pPr>
        <w:autoSpaceDE w:val="0"/>
        <w:autoSpaceDN w:val="0"/>
        <w:adjustRightInd w:val="0"/>
        <w:ind w:firstLine="0"/>
        <w:jc w:val="left"/>
        <w:rPr>
          <w:rFonts w:ascii="TimesNewRomanPSMT" w:hAnsi="TimesNewRomanPSMT" w:cs="TimesNewRomanPSMT"/>
          <w:i/>
          <w:szCs w:val="20"/>
          <w:lang w:val="es-ES" w:eastAsia="nl-NL"/>
        </w:rPr>
      </w:pPr>
      <w:r>
        <w:rPr>
          <w:rStyle w:val="Refdecomentario"/>
        </w:rPr>
        <w:annotationRef/>
      </w:r>
      <w:r w:rsidRPr="00DA4E1B">
        <w:rPr>
          <w:lang w:val="es-ES"/>
        </w:rPr>
        <w:t>Poner las refe</w:t>
      </w:r>
      <w:r>
        <w:rPr>
          <w:lang w:val="es-ES"/>
        </w:rPr>
        <w:t xml:space="preserve">rencias en el estilo solicitado. Según se indica en las instrucciones para los autores: </w:t>
      </w:r>
      <w:proofErr w:type="spellStart"/>
      <w:r w:rsidRPr="00BE17D2">
        <w:rPr>
          <w:i/>
          <w:lang w:val="es-ES"/>
        </w:rPr>
        <w:t>Please</w:t>
      </w:r>
      <w:proofErr w:type="spellEnd"/>
      <w:r w:rsidRPr="00BE17D2">
        <w:rPr>
          <w:i/>
          <w:lang w:val="es-ES"/>
        </w:rPr>
        <w:t xml:space="preserve"> </w:t>
      </w:r>
      <w:r w:rsidRPr="00BE17D2">
        <w:rPr>
          <w:rFonts w:ascii="TimesNewRomanPSMT" w:hAnsi="TimesNewRomanPSMT" w:cs="TimesNewRomanPSMT"/>
          <w:i/>
          <w:szCs w:val="20"/>
          <w:lang w:val="es-ES" w:eastAsia="nl-NL"/>
        </w:rPr>
        <w:t xml:space="preserve">use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Vancouver </w:t>
      </w:r>
      <w:proofErr w:type="spellStart"/>
      <w:r w:rsidRPr="00BE17D2">
        <w:rPr>
          <w:rFonts w:ascii="TimesNewRomanPSMT" w:hAnsi="TimesNewRomanPSMT" w:cs="TimesNewRomanPSMT"/>
          <w:i/>
          <w:szCs w:val="20"/>
          <w:lang w:val="es-ES" w:eastAsia="nl-NL"/>
        </w:rPr>
        <w:t>citing</w:t>
      </w:r>
      <w:proofErr w:type="spellEnd"/>
      <w:r w:rsidRPr="00BE17D2">
        <w:rPr>
          <w:rFonts w:ascii="TimesNewRomanPSMT" w:hAnsi="TimesNewRomanPSMT" w:cs="TimesNewRomanPSMT"/>
          <w:i/>
          <w:szCs w:val="20"/>
          <w:lang w:val="es-ES" w:eastAsia="nl-NL"/>
        </w:rPr>
        <w:t xml:space="preserve"> &amp; </w:t>
      </w:r>
      <w:proofErr w:type="spellStart"/>
      <w:r w:rsidRPr="00BE17D2">
        <w:rPr>
          <w:rFonts w:ascii="TimesNewRomanPSMT" w:hAnsi="TimesNewRomanPSMT" w:cs="TimesNewRomanPSMT"/>
          <w:i/>
          <w:szCs w:val="20"/>
          <w:lang w:val="es-ES" w:eastAsia="nl-NL"/>
        </w:rPr>
        <w:t>reference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system</w:t>
      </w:r>
      <w:proofErr w:type="spellEnd"/>
      <w:r w:rsidRPr="00BE17D2">
        <w:rPr>
          <w:rFonts w:ascii="TimesNewRomanPSMT" w:hAnsi="TimesNewRomanPSMT" w:cs="TimesNewRomanPSMT"/>
          <w:i/>
          <w:szCs w:val="20"/>
          <w:lang w:val="es-ES" w:eastAsia="nl-NL"/>
        </w:rPr>
        <w:t xml:space="preserve">, and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National</w:t>
      </w:r>
      <w:proofErr w:type="spellEnd"/>
      <w:r w:rsidRPr="00BE17D2">
        <w:rPr>
          <w:rFonts w:ascii="TimesNewRomanPSMT" w:hAnsi="TimesNewRomanPSMT" w:cs="TimesNewRomanPSMT"/>
          <w:i/>
          <w:szCs w:val="20"/>
          <w:lang w:val="es-ES" w:eastAsia="nl-NL"/>
        </w:rPr>
        <w:t xml:space="preserve"> Library of</w:t>
      </w:r>
    </w:p>
    <w:p w:rsidR="008955AF" w:rsidRPr="00DA4E1B" w:rsidRDefault="008955AF" w:rsidP="00BE17D2">
      <w:pPr>
        <w:pStyle w:val="Textocomentario"/>
        <w:rPr>
          <w:lang w:val="es-ES"/>
        </w:rPr>
      </w:pPr>
      <w:r w:rsidRPr="00BE17D2">
        <w:rPr>
          <w:rFonts w:ascii="TimesNewRomanPSMT" w:hAnsi="TimesNewRomanPSMT" w:cs="TimesNewRomanPSMT"/>
          <w:i/>
          <w:lang w:val="es-ES" w:eastAsia="nl-NL"/>
        </w:rPr>
        <w:t xml:space="preserve">Medicine (NLM) </w:t>
      </w:r>
      <w:proofErr w:type="spellStart"/>
      <w:r w:rsidRPr="00BE17D2">
        <w:rPr>
          <w:rFonts w:ascii="TimesNewRomanPSMT" w:hAnsi="TimesNewRomanPSMT" w:cs="TimesNewRomanPSMT"/>
          <w:i/>
          <w:lang w:val="es-ES" w:eastAsia="nl-NL"/>
        </w:rPr>
        <w:t>style</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C49" w:rsidRDefault="00095C49">
      <w:r>
        <w:separator/>
      </w:r>
    </w:p>
  </w:endnote>
  <w:endnote w:type="continuationSeparator" w:id="0">
    <w:p w:rsidR="00095C49" w:rsidRDefault="0009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C49" w:rsidRDefault="00095C49">
      <w:r>
        <w:separator/>
      </w:r>
    </w:p>
  </w:footnote>
  <w:footnote w:type="continuationSeparator" w:id="0">
    <w:p w:rsidR="00095C49" w:rsidRDefault="00095C49">
      <w:r>
        <w:continuationSeparator/>
      </w:r>
    </w:p>
  </w:footnote>
  <w:footnote w:id="1">
    <w:p w:rsidR="008955AF" w:rsidRPr="006161C2" w:rsidRDefault="008955AF">
      <w:pPr>
        <w:pStyle w:val="Textonotapie"/>
        <w:rPr>
          <w:rStyle w:val="FootnoteChar"/>
          <w:szCs w:val="16"/>
        </w:rPr>
      </w:pPr>
      <w:r w:rsidRPr="008273DA">
        <w:rPr>
          <w:rStyle w:val="Refdenotaalpie"/>
        </w:rPr>
        <w:footnoteRef/>
      </w:r>
      <w:r>
        <w:rPr>
          <w:rStyle w:val="FootnoteChar"/>
        </w:rPr>
        <w:t xml:space="preserve"> </w:t>
      </w:r>
      <w:r w:rsidRPr="00DA2150">
        <w:rPr>
          <w:rStyle w:val="FootnoteChar"/>
          <w:highlight w:val="yellow"/>
        </w:rPr>
        <w:t>Corresponding Author</w:t>
      </w:r>
      <w:r w:rsidRPr="00DA2150">
        <w:rPr>
          <w:rStyle w:val="FootnoteChar"/>
          <w:szCs w:val="16"/>
          <w:highlight w:val="yellow"/>
        </w:rPr>
        <w:t>,</w:t>
      </w:r>
      <w:r w:rsidRPr="00DA2150">
        <w:rPr>
          <w:sz w:val="16"/>
          <w:szCs w:val="16"/>
          <w:highlight w:val="yellow"/>
          <w:lang w:val="en-GB"/>
        </w:rPr>
        <w:t xml:space="preserve"> Corresponding author, Book Department, IOS Press, </w:t>
      </w:r>
      <w:proofErr w:type="spellStart"/>
      <w:r w:rsidRPr="00DA2150">
        <w:rPr>
          <w:sz w:val="16"/>
          <w:szCs w:val="16"/>
          <w:highlight w:val="yellow"/>
          <w:lang w:val="en-GB"/>
        </w:rPr>
        <w:t>Nieuwe</w:t>
      </w:r>
      <w:proofErr w:type="spellEnd"/>
      <w:r w:rsidRPr="00DA2150">
        <w:rPr>
          <w:sz w:val="16"/>
          <w:szCs w:val="16"/>
          <w:highlight w:val="yellow"/>
          <w:lang w:val="en-GB"/>
        </w:rPr>
        <w:t xml:space="preserve"> </w:t>
      </w:r>
      <w:proofErr w:type="spellStart"/>
      <w:r w:rsidRPr="00DA2150">
        <w:rPr>
          <w:sz w:val="16"/>
          <w:szCs w:val="16"/>
          <w:highlight w:val="yellow"/>
          <w:lang w:val="en-GB"/>
        </w:rPr>
        <w:t>Hemweg</w:t>
      </w:r>
      <w:proofErr w:type="spellEnd"/>
      <w:r w:rsidRPr="00DA2150">
        <w:rPr>
          <w:sz w:val="16"/>
          <w:szCs w:val="16"/>
          <w:highlight w:val="yellow"/>
          <w:lang w:val="en-GB"/>
        </w:rPr>
        <w:t xml:space="preserve"> 6B, 1013 BG Amsterdam, The Netherlands; E-mail: bookproduction@iospress.nl.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3C5A036F"/>
    <w:multiLevelType w:val="hybridMultilevel"/>
    <w:tmpl w:val="8398C5C0"/>
    <w:lvl w:ilvl="0" w:tplc="7C4E3480">
      <w:numFmt w:val="bullet"/>
      <w:lvlText w:val="-"/>
      <w:lvlJc w:val="left"/>
      <w:pPr>
        <w:ind w:left="717" w:hanging="360"/>
      </w:pPr>
      <w:rPr>
        <w:rFonts w:ascii="Times New Roman" w:eastAsia="MS Mincho" w:hAnsi="Times New Roman" w:cs="Times New Roman"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3">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4">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5">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7">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8">
    <w:nsid w:val="749D7927"/>
    <w:multiLevelType w:val="multilevel"/>
    <w:tmpl w:val="268894F2"/>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lang w:val="es-US"/>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9">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8"/>
  </w:num>
  <w:num w:numId="5">
    <w:abstractNumId w:val="3"/>
  </w:num>
  <w:num w:numId="6">
    <w:abstractNumId w:val="7"/>
  </w:num>
  <w:num w:numId="7">
    <w:abstractNumId w:val="9"/>
  </w:num>
  <w:num w:numId="8">
    <w:abstractNumId w:val="5"/>
  </w:num>
  <w:num w:numId="9">
    <w:abstractNumId w:val="9"/>
  </w:num>
  <w:num w:numId="10">
    <w:abstractNumId w:val="1"/>
  </w:num>
  <w:num w:numId="11">
    <w:abstractNumId w:val="9"/>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proofState w:spelling="clean" w:grammar="clean"/>
  <w:attachedTemplate r:id="rId1"/>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AD7"/>
    <w:rsid w:val="000251B8"/>
    <w:rsid w:val="00026AF6"/>
    <w:rsid w:val="00034F2D"/>
    <w:rsid w:val="000401AB"/>
    <w:rsid w:val="0007176A"/>
    <w:rsid w:val="000803FC"/>
    <w:rsid w:val="00082675"/>
    <w:rsid w:val="00092A38"/>
    <w:rsid w:val="00095C49"/>
    <w:rsid w:val="000B1F2E"/>
    <w:rsid w:val="000C5916"/>
    <w:rsid w:val="000E349E"/>
    <w:rsid w:val="000E6EC7"/>
    <w:rsid w:val="000F4B3B"/>
    <w:rsid w:val="0011427E"/>
    <w:rsid w:val="00117F43"/>
    <w:rsid w:val="00126EEC"/>
    <w:rsid w:val="00136816"/>
    <w:rsid w:val="001401AE"/>
    <w:rsid w:val="001535A4"/>
    <w:rsid w:val="00164782"/>
    <w:rsid w:val="00175F4F"/>
    <w:rsid w:val="0018298E"/>
    <w:rsid w:val="00186B26"/>
    <w:rsid w:val="00190CC7"/>
    <w:rsid w:val="0019729B"/>
    <w:rsid w:val="001A008F"/>
    <w:rsid w:val="001C1F5C"/>
    <w:rsid w:val="001D3324"/>
    <w:rsid w:val="00207096"/>
    <w:rsid w:val="00222220"/>
    <w:rsid w:val="00240D21"/>
    <w:rsid w:val="00253EF5"/>
    <w:rsid w:val="00274F9B"/>
    <w:rsid w:val="00292796"/>
    <w:rsid w:val="0029417C"/>
    <w:rsid w:val="002A25B5"/>
    <w:rsid w:val="002A5D30"/>
    <w:rsid w:val="002B09E7"/>
    <w:rsid w:val="002C09AB"/>
    <w:rsid w:val="002E3543"/>
    <w:rsid w:val="002E5CD7"/>
    <w:rsid w:val="002F501B"/>
    <w:rsid w:val="00312D40"/>
    <w:rsid w:val="003155A4"/>
    <w:rsid w:val="00321EFF"/>
    <w:rsid w:val="003317BD"/>
    <w:rsid w:val="00335838"/>
    <w:rsid w:val="00342CD6"/>
    <w:rsid w:val="00357F79"/>
    <w:rsid w:val="00366B59"/>
    <w:rsid w:val="003851E8"/>
    <w:rsid w:val="0038712F"/>
    <w:rsid w:val="003B2283"/>
    <w:rsid w:val="003C2E90"/>
    <w:rsid w:val="003E0D14"/>
    <w:rsid w:val="003F1F94"/>
    <w:rsid w:val="00400DD8"/>
    <w:rsid w:val="0040313C"/>
    <w:rsid w:val="004079BA"/>
    <w:rsid w:val="004139CA"/>
    <w:rsid w:val="00415A06"/>
    <w:rsid w:val="004227D0"/>
    <w:rsid w:val="00434F37"/>
    <w:rsid w:val="004374F3"/>
    <w:rsid w:val="004500FE"/>
    <w:rsid w:val="00462F27"/>
    <w:rsid w:val="0046366C"/>
    <w:rsid w:val="00472035"/>
    <w:rsid w:val="004A1F2F"/>
    <w:rsid w:val="004A2A64"/>
    <w:rsid w:val="004B3E0A"/>
    <w:rsid w:val="004B5765"/>
    <w:rsid w:val="004D1B84"/>
    <w:rsid w:val="004D3D65"/>
    <w:rsid w:val="004F3A3E"/>
    <w:rsid w:val="004F440E"/>
    <w:rsid w:val="005065F1"/>
    <w:rsid w:val="00507F02"/>
    <w:rsid w:val="00512A68"/>
    <w:rsid w:val="00515937"/>
    <w:rsid w:val="005172CE"/>
    <w:rsid w:val="00522814"/>
    <w:rsid w:val="0052454F"/>
    <w:rsid w:val="005413E5"/>
    <w:rsid w:val="005662FA"/>
    <w:rsid w:val="005C209E"/>
    <w:rsid w:val="005C51C3"/>
    <w:rsid w:val="005C7AAC"/>
    <w:rsid w:val="005D6680"/>
    <w:rsid w:val="005E6379"/>
    <w:rsid w:val="005F24AC"/>
    <w:rsid w:val="006062AF"/>
    <w:rsid w:val="00613790"/>
    <w:rsid w:val="006161C2"/>
    <w:rsid w:val="00623DF1"/>
    <w:rsid w:val="00627DC6"/>
    <w:rsid w:val="00630382"/>
    <w:rsid w:val="00631672"/>
    <w:rsid w:val="00634D98"/>
    <w:rsid w:val="006407C0"/>
    <w:rsid w:val="006412C3"/>
    <w:rsid w:val="00672214"/>
    <w:rsid w:val="00680786"/>
    <w:rsid w:val="006808BE"/>
    <w:rsid w:val="00690C14"/>
    <w:rsid w:val="006C3E99"/>
    <w:rsid w:val="006E0C60"/>
    <w:rsid w:val="006E5F01"/>
    <w:rsid w:val="006F01C3"/>
    <w:rsid w:val="007372D5"/>
    <w:rsid w:val="00755E0A"/>
    <w:rsid w:val="0076458D"/>
    <w:rsid w:val="00791773"/>
    <w:rsid w:val="007A2537"/>
    <w:rsid w:val="007B181B"/>
    <w:rsid w:val="007D0B21"/>
    <w:rsid w:val="007E4728"/>
    <w:rsid w:val="007F0732"/>
    <w:rsid w:val="007F1150"/>
    <w:rsid w:val="008022E7"/>
    <w:rsid w:val="00812568"/>
    <w:rsid w:val="008273DA"/>
    <w:rsid w:val="00836DB6"/>
    <w:rsid w:val="0085100E"/>
    <w:rsid w:val="00871F45"/>
    <w:rsid w:val="00880B9A"/>
    <w:rsid w:val="00885BE7"/>
    <w:rsid w:val="00886094"/>
    <w:rsid w:val="0088694E"/>
    <w:rsid w:val="00892D49"/>
    <w:rsid w:val="0089449D"/>
    <w:rsid w:val="008955AF"/>
    <w:rsid w:val="008A01BE"/>
    <w:rsid w:val="008A18CE"/>
    <w:rsid w:val="008A2CC0"/>
    <w:rsid w:val="008A46B7"/>
    <w:rsid w:val="008A516E"/>
    <w:rsid w:val="008C1418"/>
    <w:rsid w:val="008C1EE6"/>
    <w:rsid w:val="008C21D1"/>
    <w:rsid w:val="008C43E5"/>
    <w:rsid w:val="008D172C"/>
    <w:rsid w:val="008D1836"/>
    <w:rsid w:val="008D41D7"/>
    <w:rsid w:val="008D519A"/>
    <w:rsid w:val="009362C4"/>
    <w:rsid w:val="00986DF0"/>
    <w:rsid w:val="00992280"/>
    <w:rsid w:val="009A1789"/>
    <w:rsid w:val="009A6D87"/>
    <w:rsid w:val="009A6DC1"/>
    <w:rsid w:val="009E1CE1"/>
    <w:rsid w:val="009E3B7D"/>
    <w:rsid w:val="009F02AF"/>
    <w:rsid w:val="00A00723"/>
    <w:rsid w:val="00A050FF"/>
    <w:rsid w:val="00A07016"/>
    <w:rsid w:val="00A23855"/>
    <w:rsid w:val="00A31447"/>
    <w:rsid w:val="00A42B5F"/>
    <w:rsid w:val="00A51C8C"/>
    <w:rsid w:val="00A54C99"/>
    <w:rsid w:val="00A61DC6"/>
    <w:rsid w:val="00A62056"/>
    <w:rsid w:val="00A75A83"/>
    <w:rsid w:val="00A81B93"/>
    <w:rsid w:val="00A855AC"/>
    <w:rsid w:val="00AB2552"/>
    <w:rsid w:val="00AC67C7"/>
    <w:rsid w:val="00AD72E6"/>
    <w:rsid w:val="00AE0F9E"/>
    <w:rsid w:val="00AE1751"/>
    <w:rsid w:val="00AE4435"/>
    <w:rsid w:val="00AF03DE"/>
    <w:rsid w:val="00B00156"/>
    <w:rsid w:val="00B00CEB"/>
    <w:rsid w:val="00B04E80"/>
    <w:rsid w:val="00B056D6"/>
    <w:rsid w:val="00B05D6E"/>
    <w:rsid w:val="00B44740"/>
    <w:rsid w:val="00B51296"/>
    <w:rsid w:val="00B62F86"/>
    <w:rsid w:val="00B75FC7"/>
    <w:rsid w:val="00B83DE3"/>
    <w:rsid w:val="00B848DB"/>
    <w:rsid w:val="00BB5AA7"/>
    <w:rsid w:val="00BC17AB"/>
    <w:rsid w:val="00BC1967"/>
    <w:rsid w:val="00BC2E6C"/>
    <w:rsid w:val="00BD7819"/>
    <w:rsid w:val="00BE17D2"/>
    <w:rsid w:val="00BE3D0E"/>
    <w:rsid w:val="00BE7DE1"/>
    <w:rsid w:val="00BF6329"/>
    <w:rsid w:val="00C04AFC"/>
    <w:rsid w:val="00C1537C"/>
    <w:rsid w:val="00C16D88"/>
    <w:rsid w:val="00C46A7D"/>
    <w:rsid w:val="00C474A7"/>
    <w:rsid w:val="00C54145"/>
    <w:rsid w:val="00C65650"/>
    <w:rsid w:val="00C93DFC"/>
    <w:rsid w:val="00C97D11"/>
    <w:rsid w:val="00CC3762"/>
    <w:rsid w:val="00CC6E42"/>
    <w:rsid w:val="00CD3E8B"/>
    <w:rsid w:val="00CD746C"/>
    <w:rsid w:val="00CE43EB"/>
    <w:rsid w:val="00CF0E4E"/>
    <w:rsid w:val="00CF5C91"/>
    <w:rsid w:val="00D03714"/>
    <w:rsid w:val="00D17D6F"/>
    <w:rsid w:val="00D24C1B"/>
    <w:rsid w:val="00D25BE1"/>
    <w:rsid w:val="00D369F6"/>
    <w:rsid w:val="00D536F0"/>
    <w:rsid w:val="00D53CF4"/>
    <w:rsid w:val="00D82BC9"/>
    <w:rsid w:val="00D93AAC"/>
    <w:rsid w:val="00DA1CE4"/>
    <w:rsid w:val="00DA1EDF"/>
    <w:rsid w:val="00DA2150"/>
    <w:rsid w:val="00DA4E1B"/>
    <w:rsid w:val="00DB5069"/>
    <w:rsid w:val="00DC2FE7"/>
    <w:rsid w:val="00DC3F10"/>
    <w:rsid w:val="00DF1186"/>
    <w:rsid w:val="00E0509D"/>
    <w:rsid w:val="00E14358"/>
    <w:rsid w:val="00E34AD7"/>
    <w:rsid w:val="00E57C51"/>
    <w:rsid w:val="00E6051E"/>
    <w:rsid w:val="00E66249"/>
    <w:rsid w:val="00E81FB4"/>
    <w:rsid w:val="00E84BBA"/>
    <w:rsid w:val="00E86694"/>
    <w:rsid w:val="00EC527A"/>
    <w:rsid w:val="00EF024B"/>
    <w:rsid w:val="00EF5C5A"/>
    <w:rsid w:val="00F00D37"/>
    <w:rsid w:val="00F03F91"/>
    <w:rsid w:val="00F04088"/>
    <w:rsid w:val="00F07FC3"/>
    <w:rsid w:val="00F1091A"/>
    <w:rsid w:val="00F10D2E"/>
    <w:rsid w:val="00F220CE"/>
    <w:rsid w:val="00F3442B"/>
    <w:rsid w:val="00F430C8"/>
    <w:rsid w:val="00F4606C"/>
    <w:rsid w:val="00F51D6A"/>
    <w:rsid w:val="00F75C11"/>
    <w:rsid w:val="00F916A5"/>
    <w:rsid w:val="00FA4386"/>
    <w:rsid w:val="00FA4AC7"/>
    <w:rsid w:val="00FC24F4"/>
    <w:rsid w:val="00FE1216"/>
    <w:rsid w:val="00FF7F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440363">
      <w:bodyDiv w:val="1"/>
      <w:marLeft w:val="0"/>
      <w:marRight w:val="0"/>
      <w:marTop w:val="0"/>
      <w:marBottom w:val="0"/>
      <w:divBdr>
        <w:top w:val="none" w:sz="0" w:space="0" w:color="auto"/>
        <w:left w:val="none" w:sz="0" w:space="0" w:color="auto"/>
        <w:bottom w:val="none" w:sz="0" w:space="0" w:color="auto"/>
        <w:right w:val="none" w:sz="0" w:space="0" w:color="auto"/>
      </w:divBdr>
    </w:div>
    <w:div w:id="489102770">
      <w:bodyDiv w:val="1"/>
      <w:marLeft w:val="0"/>
      <w:marRight w:val="0"/>
      <w:marTop w:val="0"/>
      <w:marBottom w:val="0"/>
      <w:divBdr>
        <w:top w:val="none" w:sz="0" w:space="0" w:color="auto"/>
        <w:left w:val="none" w:sz="0" w:space="0" w:color="auto"/>
        <w:bottom w:val="none" w:sz="0" w:space="0" w:color="auto"/>
        <w:right w:val="none" w:sz="0" w:space="0" w:color="auto"/>
      </w:divBdr>
    </w:div>
    <w:div w:id="534924179">
      <w:bodyDiv w:val="1"/>
      <w:marLeft w:val="0"/>
      <w:marRight w:val="0"/>
      <w:marTop w:val="0"/>
      <w:marBottom w:val="0"/>
      <w:divBdr>
        <w:top w:val="none" w:sz="0" w:space="0" w:color="auto"/>
        <w:left w:val="none" w:sz="0" w:space="0" w:color="auto"/>
        <w:bottom w:val="none" w:sz="0" w:space="0" w:color="auto"/>
        <w:right w:val="none" w:sz="0" w:space="0" w:color="auto"/>
      </w:divBdr>
    </w:div>
    <w:div w:id="672803571">
      <w:bodyDiv w:val="1"/>
      <w:marLeft w:val="0"/>
      <w:marRight w:val="0"/>
      <w:marTop w:val="0"/>
      <w:marBottom w:val="0"/>
      <w:divBdr>
        <w:top w:val="none" w:sz="0" w:space="0" w:color="auto"/>
        <w:left w:val="none" w:sz="0" w:space="0" w:color="auto"/>
        <w:bottom w:val="none" w:sz="0" w:space="0" w:color="auto"/>
        <w:right w:val="none" w:sz="0" w:space="0" w:color="auto"/>
      </w:divBdr>
    </w:div>
    <w:div w:id="739719170">
      <w:bodyDiv w:val="1"/>
      <w:marLeft w:val="0"/>
      <w:marRight w:val="0"/>
      <w:marTop w:val="0"/>
      <w:marBottom w:val="0"/>
      <w:divBdr>
        <w:top w:val="none" w:sz="0" w:space="0" w:color="auto"/>
        <w:left w:val="none" w:sz="0" w:space="0" w:color="auto"/>
        <w:bottom w:val="none" w:sz="0" w:space="0" w:color="auto"/>
        <w:right w:val="none" w:sz="0" w:space="0" w:color="auto"/>
      </w:divBdr>
    </w:div>
    <w:div w:id="848712722">
      <w:bodyDiv w:val="1"/>
      <w:marLeft w:val="0"/>
      <w:marRight w:val="0"/>
      <w:marTop w:val="0"/>
      <w:marBottom w:val="0"/>
      <w:divBdr>
        <w:top w:val="none" w:sz="0" w:space="0" w:color="auto"/>
        <w:left w:val="none" w:sz="0" w:space="0" w:color="auto"/>
        <w:bottom w:val="none" w:sz="0" w:space="0" w:color="auto"/>
        <w:right w:val="none" w:sz="0" w:space="0" w:color="auto"/>
      </w:divBdr>
    </w:div>
    <w:div w:id="1033116007">
      <w:bodyDiv w:val="1"/>
      <w:marLeft w:val="0"/>
      <w:marRight w:val="0"/>
      <w:marTop w:val="0"/>
      <w:marBottom w:val="0"/>
      <w:divBdr>
        <w:top w:val="none" w:sz="0" w:space="0" w:color="auto"/>
        <w:left w:val="none" w:sz="0" w:space="0" w:color="auto"/>
        <w:bottom w:val="none" w:sz="0" w:space="0" w:color="auto"/>
        <w:right w:val="none" w:sz="0" w:space="0" w:color="auto"/>
      </w:divBdr>
    </w:div>
    <w:div w:id="202921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0AB03-A4A2-4899-A608-CAB55411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0</TotalTime>
  <Pages>10</Pages>
  <Words>19546</Words>
  <Characters>118059</Characters>
  <Application>Microsoft Office Word</Application>
  <DocSecurity>0</DocSecurity>
  <Lines>3472</Lines>
  <Paragraphs>2501</Paragraphs>
  <ScaleCrop>false</ScaleCrop>
  <HeadingPairs>
    <vt:vector size="8" baseType="variant">
      <vt:variant>
        <vt:lpstr>Título</vt:lpstr>
      </vt:variant>
      <vt:variant>
        <vt:i4>1</vt:i4>
      </vt:variant>
      <vt:variant>
        <vt:lpstr>Títulos</vt:lpstr>
      </vt:variant>
      <vt:variant>
        <vt:i4>3</vt:i4>
      </vt:variant>
      <vt:variant>
        <vt:lpstr>Titel</vt:lpstr>
      </vt:variant>
      <vt:variant>
        <vt:i4>1</vt:i4>
      </vt:variant>
      <vt:variant>
        <vt:lpstr>Title</vt:lpstr>
      </vt:variant>
      <vt:variant>
        <vt:i4>1</vt:i4>
      </vt:variant>
    </vt:vector>
  </HeadingPairs>
  <TitlesOfParts>
    <vt:vector size="6" baseType="lpstr">
      <vt:lpstr>1</vt:lpstr>
      <vt:lpstr>Introduction</vt:lpstr>
      <vt:lpstr>Related Work</vt:lpstr>
      <vt:lpstr>Features of the Proposed System</vt:lpstr>
      <vt:lpstr>1</vt:lpstr>
      <vt:lpstr>1</vt:lpstr>
    </vt:vector>
  </TitlesOfParts>
  <Company>VTEX</Company>
  <LinksUpToDate>false</LinksUpToDate>
  <CharactersWithSpaces>135104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Gleiston C. Guerrero Ulloa</dc:creator>
  <cp:lastModifiedBy>Miguel J. Hornos</cp:lastModifiedBy>
  <cp:revision>2</cp:revision>
  <cp:lastPrinted>2008-10-24T08:15:00Z</cp:lastPrinted>
  <dcterms:created xsi:type="dcterms:W3CDTF">2020-04-26T17:03:00Z</dcterms:created>
  <dcterms:modified xsi:type="dcterms:W3CDTF">2020-04-26T17:03:00Z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